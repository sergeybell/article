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14ADB2E" w14:textId="77777777" w:rsidR="007E6789" w:rsidRPr="007E6789" w:rsidRDefault="007E6789" w:rsidP="007E6789">
      <w:pPr>
        <w:pStyle w:val="Default"/>
        <w:jc w:val="center"/>
        <w:rPr>
          <w:rFonts w:ascii="Times New Roman" w:hAnsi="Times New Roman"/>
          <w:b/>
          <w:bCs/>
          <w:lang w:val="ru-RU"/>
        </w:rPr>
      </w:pPr>
      <w:bookmarkStart w:id="0" w:name="_Hlk54000915"/>
      <w:r>
        <w:rPr>
          <w:rFonts w:ascii="Times New Roman" w:hAnsi="Times New Roman"/>
          <w:b/>
          <w:bCs/>
          <w:lang w:val="ru-RU"/>
        </w:rPr>
        <w:t>П</w:t>
      </w:r>
      <w:r w:rsidRPr="007E6789">
        <w:rPr>
          <w:rFonts w:ascii="Times New Roman" w:hAnsi="Times New Roman"/>
          <w:b/>
          <w:bCs/>
          <w:lang w:val="ru-RU"/>
        </w:rPr>
        <w:t xml:space="preserve">рохождение критической энергии в гармоническом </w:t>
      </w:r>
      <w:r>
        <w:rPr>
          <w:rFonts w:ascii="Times New Roman" w:hAnsi="Times New Roman"/>
          <w:b/>
          <w:bCs/>
          <w:lang w:val="ru-RU"/>
        </w:rPr>
        <w:t>ВЧ</w:t>
      </w:r>
    </w:p>
    <w:p w14:paraId="0FC758B8" w14:textId="77777777" w:rsidR="00C24269" w:rsidRPr="000771EB" w:rsidRDefault="007E6789" w:rsidP="007E6789">
      <w:pPr>
        <w:pStyle w:val="Default"/>
        <w:spacing w:before="0"/>
        <w:jc w:val="center"/>
        <w:rPr>
          <w:rFonts w:ascii="Times New Roman" w:hAnsi="Times New Roman"/>
          <w:b/>
          <w:bCs/>
          <w:lang w:val="ru-RU"/>
        </w:rPr>
      </w:pPr>
      <w:r w:rsidRPr="007E6789">
        <w:rPr>
          <w:rFonts w:ascii="Times New Roman" w:hAnsi="Times New Roman"/>
          <w:b/>
          <w:bCs/>
          <w:lang w:val="ru-RU"/>
        </w:rPr>
        <w:t xml:space="preserve">протонного синхротрона </w:t>
      </w:r>
      <w:r>
        <w:rPr>
          <w:rFonts w:ascii="Times New Roman" w:hAnsi="Times New Roman"/>
          <w:b/>
          <w:bCs/>
          <w:lang w:val="ru-RU"/>
        </w:rPr>
        <w:t>У</w:t>
      </w:r>
      <w:r w:rsidRPr="007E6789">
        <w:rPr>
          <w:rFonts w:ascii="Times New Roman" w:hAnsi="Times New Roman"/>
          <w:b/>
          <w:bCs/>
          <w:lang w:val="ru-RU"/>
        </w:rPr>
        <w:t>-70</w:t>
      </w:r>
    </w:p>
    <w:p w14:paraId="6DA3389F" w14:textId="77777777" w:rsidR="00B43C78" w:rsidRPr="00DA4457" w:rsidRDefault="00B43C78" w:rsidP="00DA4457">
      <w:pPr>
        <w:pStyle w:val="ac"/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t>УДК 621.384.6</w:t>
      </w:r>
    </w:p>
    <w:bookmarkEnd w:id="0"/>
    <w:p w14:paraId="29C02B4B" w14:textId="77777777" w:rsidR="00B43C78" w:rsidRPr="002939BA" w:rsidRDefault="00B43C78" w:rsidP="00B43C78">
      <w:pPr>
        <w:pStyle w:val="a3"/>
        <w:suppressAutoHyphens/>
        <w:kinsoku w:val="0"/>
        <w:overflowPunct w:val="0"/>
        <w:spacing w:line="276" w:lineRule="auto"/>
        <w:ind w:firstLine="567"/>
        <w:jc w:val="center"/>
        <w:rPr>
          <w:rFonts w:asciiTheme="majorBidi" w:eastAsia="Meiryo" w:hAnsiTheme="majorBidi" w:cstheme="majorBidi"/>
          <w:bCs/>
          <w:iCs/>
          <w:sz w:val="24"/>
          <w:szCs w:val="24"/>
          <w:vertAlign w:val="superscript"/>
          <w:lang w:val="ru-RU"/>
        </w:rPr>
      </w:pPr>
      <w:r>
        <w:rPr>
          <w:rFonts w:asciiTheme="majorBidi" w:eastAsia="Meiryo" w:hAnsiTheme="majorBidi" w:cstheme="majorBidi"/>
          <w:bCs/>
          <w:iCs/>
          <w:sz w:val="24"/>
          <w:szCs w:val="24"/>
          <w:lang w:val="ru-RU"/>
        </w:rPr>
        <w:t>С.Д.</w:t>
      </w:r>
      <w:r w:rsidR="002F2A73">
        <w:rPr>
          <w:rFonts w:asciiTheme="majorBidi" w:eastAsia="Meiryo" w:hAnsiTheme="majorBidi" w:cstheme="majorBidi"/>
          <w:bCs/>
          <w:iCs/>
          <w:sz w:val="24"/>
          <w:szCs w:val="24"/>
          <w:lang w:val="ru-RU"/>
        </w:rPr>
        <w:t xml:space="preserve"> </w:t>
      </w:r>
      <w:r>
        <w:rPr>
          <w:rFonts w:asciiTheme="majorBidi" w:eastAsia="Meiryo" w:hAnsiTheme="majorBidi" w:cstheme="majorBidi"/>
          <w:bCs/>
          <w:iCs/>
          <w:sz w:val="24"/>
          <w:szCs w:val="24"/>
          <w:lang w:val="ru-RU"/>
        </w:rPr>
        <w:t>Колокольчиков</w:t>
      </w:r>
      <w:r w:rsidR="002939BA">
        <w:rPr>
          <w:rFonts w:asciiTheme="majorBidi" w:eastAsia="Meiryo" w:hAnsiTheme="majorBidi" w:cstheme="majorBidi"/>
          <w:bCs/>
          <w:iCs/>
          <w:sz w:val="24"/>
          <w:szCs w:val="24"/>
          <w:lang w:val="ru-RU"/>
        </w:rPr>
        <w:t xml:space="preserve"> </w:t>
      </w:r>
      <w:r w:rsidRPr="00DA6A7F">
        <w:rPr>
          <w:rFonts w:asciiTheme="majorBidi" w:eastAsia="Meiryo" w:hAnsiTheme="majorBidi" w:cstheme="majorBidi"/>
          <w:bCs/>
          <w:i/>
          <w:sz w:val="24"/>
          <w:szCs w:val="24"/>
          <w:vertAlign w:val="superscript"/>
        </w:rPr>
        <w:t>a</w:t>
      </w:r>
      <w:r w:rsidRPr="00B43C78">
        <w:rPr>
          <w:rFonts w:asciiTheme="majorBidi" w:eastAsia="Meiryo" w:hAnsiTheme="majorBidi" w:cstheme="majorBidi"/>
          <w:bCs/>
          <w:i/>
          <w:sz w:val="24"/>
          <w:szCs w:val="24"/>
          <w:vertAlign w:val="superscript"/>
          <w:lang w:val="ru-RU"/>
        </w:rPr>
        <w:t xml:space="preserve">, </w:t>
      </w:r>
      <w:r>
        <w:rPr>
          <w:rFonts w:asciiTheme="majorBidi" w:eastAsia="Meiryo" w:hAnsiTheme="majorBidi" w:cstheme="majorBidi"/>
          <w:bCs/>
          <w:i/>
          <w:sz w:val="24"/>
          <w:szCs w:val="24"/>
          <w:vertAlign w:val="superscript"/>
          <w:lang w:val="en-US"/>
        </w:rPr>
        <w:t>b</w:t>
      </w:r>
      <w:r w:rsidRPr="00B43C78">
        <w:rPr>
          <w:rFonts w:asciiTheme="majorBidi" w:eastAsia="Meiryo" w:hAnsiTheme="majorBidi" w:cstheme="majorBidi"/>
          <w:bCs/>
          <w:i/>
          <w:sz w:val="24"/>
          <w:szCs w:val="24"/>
          <w:lang w:val="ru-RU"/>
        </w:rPr>
        <w:t>*</w:t>
      </w:r>
      <w:r w:rsidRPr="00B43C78">
        <w:rPr>
          <w:rFonts w:asciiTheme="majorBidi" w:eastAsia="Meiryo" w:hAnsiTheme="majorBidi" w:cstheme="majorBidi"/>
          <w:bCs/>
          <w:iCs/>
          <w:sz w:val="24"/>
          <w:szCs w:val="24"/>
          <w:lang w:val="ru-RU"/>
        </w:rPr>
        <w:t xml:space="preserve">, </w:t>
      </w:r>
      <w:r>
        <w:rPr>
          <w:rFonts w:asciiTheme="majorBidi" w:eastAsia="Meiryo" w:hAnsiTheme="majorBidi" w:cstheme="majorBidi"/>
          <w:bCs/>
          <w:iCs/>
          <w:sz w:val="24"/>
          <w:szCs w:val="24"/>
          <w:lang w:val="ru-RU"/>
        </w:rPr>
        <w:t>Ю.В. Сеничев</w:t>
      </w:r>
      <w:r w:rsidR="002939BA">
        <w:rPr>
          <w:rFonts w:asciiTheme="majorBidi" w:eastAsia="Meiryo" w:hAnsiTheme="majorBidi" w:cstheme="majorBidi"/>
          <w:bCs/>
          <w:iCs/>
          <w:sz w:val="24"/>
          <w:szCs w:val="24"/>
          <w:lang w:val="ru-RU"/>
        </w:rPr>
        <w:t xml:space="preserve"> </w:t>
      </w:r>
      <w:r w:rsidRPr="00DA6A7F">
        <w:rPr>
          <w:rFonts w:asciiTheme="majorBidi" w:eastAsia="Meiryo" w:hAnsiTheme="majorBidi" w:cstheme="majorBidi"/>
          <w:bCs/>
          <w:i/>
          <w:sz w:val="24"/>
          <w:szCs w:val="24"/>
          <w:vertAlign w:val="superscript"/>
        </w:rPr>
        <w:t>a</w:t>
      </w:r>
      <w:r w:rsidRPr="00B43C78">
        <w:rPr>
          <w:rFonts w:asciiTheme="majorBidi" w:eastAsia="Meiryo" w:hAnsiTheme="majorBidi" w:cstheme="majorBidi"/>
          <w:bCs/>
          <w:i/>
          <w:sz w:val="24"/>
          <w:szCs w:val="24"/>
          <w:vertAlign w:val="superscript"/>
          <w:lang w:val="ru-RU"/>
        </w:rPr>
        <w:t xml:space="preserve">, </w:t>
      </w:r>
      <w:r>
        <w:rPr>
          <w:rFonts w:asciiTheme="majorBidi" w:eastAsia="Meiryo" w:hAnsiTheme="majorBidi" w:cstheme="majorBidi"/>
          <w:bCs/>
          <w:i/>
          <w:sz w:val="24"/>
          <w:szCs w:val="24"/>
          <w:vertAlign w:val="superscript"/>
          <w:lang w:val="en-US"/>
        </w:rPr>
        <w:t>b</w:t>
      </w:r>
      <w:r>
        <w:rPr>
          <w:rFonts w:asciiTheme="majorBidi" w:eastAsia="Meiryo" w:hAnsiTheme="majorBidi" w:cstheme="majorBidi"/>
          <w:bCs/>
          <w:iCs/>
          <w:sz w:val="24"/>
          <w:szCs w:val="24"/>
          <w:lang w:val="ru-RU"/>
        </w:rPr>
        <w:t>,</w:t>
      </w:r>
      <w:r w:rsidR="007E6789">
        <w:rPr>
          <w:rFonts w:asciiTheme="majorBidi" w:eastAsia="Meiryo" w:hAnsiTheme="majorBidi" w:cstheme="majorBidi"/>
          <w:bCs/>
          <w:iCs/>
          <w:sz w:val="24"/>
          <w:szCs w:val="24"/>
          <w:lang w:val="ru-RU"/>
        </w:rPr>
        <w:t xml:space="preserve"> </w:t>
      </w:r>
      <w:r w:rsidR="002939BA">
        <w:rPr>
          <w:rFonts w:asciiTheme="majorBidi" w:eastAsia="Meiryo" w:hAnsiTheme="majorBidi" w:cstheme="majorBidi"/>
          <w:bCs/>
          <w:iCs/>
          <w:sz w:val="24"/>
          <w:szCs w:val="24"/>
          <w:lang w:val="ru-RU"/>
        </w:rPr>
        <w:t xml:space="preserve">В.А. Калинин </w:t>
      </w:r>
      <w:r w:rsidR="002939BA">
        <w:rPr>
          <w:rFonts w:asciiTheme="majorBidi" w:eastAsia="Meiryo" w:hAnsiTheme="majorBidi" w:cstheme="majorBidi"/>
          <w:bCs/>
          <w:i/>
          <w:sz w:val="24"/>
          <w:szCs w:val="24"/>
          <w:vertAlign w:val="superscript"/>
          <w:lang w:val="ru-RU"/>
        </w:rPr>
        <w:t>с</w:t>
      </w:r>
    </w:p>
    <w:p w14:paraId="4C4995B7" w14:textId="77777777" w:rsidR="008607AD" w:rsidRPr="002F2A73" w:rsidRDefault="008607AD" w:rsidP="008607AD">
      <w:pPr>
        <w:pStyle w:val="a3"/>
        <w:suppressAutoHyphens/>
        <w:kinsoku w:val="0"/>
        <w:overflowPunct w:val="0"/>
        <w:spacing w:line="276" w:lineRule="auto"/>
        <w:ind w:firstLine="567"/>
        <w:jc w:val="center"/>
        <w:rPr>
          <w:i/>
          <w:iCs/>
          <w:sz w:val="24"/>
          <w:szCs w:val="24"/>
          <w:vertAlign w:val="superscript"/>
          <w:lang w:val="ru-RU"/>
        </w:rPr>
      </w:pPr>
    </w:p>
    <w:p w14:paraId="3E017389" w14:textId="77777777" w:rsidR="00B43C78" w:rsidRPr="00DA6A7F" w:rsidRDefault="00695AC9" w:rsidP="00B43C78">
      <w:pPr>
        <w:pStyle w:val="a3"/>
        <w:suppressAutoHyphens/>
        <w:kinsoku w:val="0"/>
        <w:overflowPunct w:val="0"/>
        <w:spacing w:line="276" w:lineRule="auto"/>
        <w:ind w:firstLine="567"/>
        <w:jc w:val="center"/>
        <w:rPr>
          <w:rFonts w:asciiTheme="majorBidi" w:hAnsiTheme="majorBidi" w:cstheme="majorBidi"/>
          <w:i/>
          <w:iCs/>
          <w:sz w:val="24"/>
          <w:szCs w:val="24"/>
        </w:rPr>
      </w:pPr>
      <w:r>
        <w:rPr>
          <w:rFonts w:asciiTheme="majorBidi" w:hAnsiTheme="majorBidi" w:cstheme="majorBidi"/>
          <w:i/>
          <w:iCs/>
          <w:sz w:val="24"/>
          <w:szCs w:val="24"/>
          <w:vertAlign w:val="superscript"/>
          <w:lang w:val="en-US"/>
        </w:rPr>
        <w:t>a</w:t>
      </w:r>
      <w:r>
        <w:rPr>
          <w:rFonts w:asciiTheme="majorBidi" w:hAnsiTheme="majorBidi" w:cstheme="majorBidi"/>
          <w:i/>
          <w:iCs/>
          <w:sz w:val="24"/>
          <w:szCs w:val="24"/>
          <w:vertAlign w:val="superscript"/>
          <w:lang w:val="ru-RU"/>
        </w:rPr>
        <w:t xml:space="preserve"> </w:t>
      </w:r>
      <w:r>
        <w:rPr>
          <w:rFonts w:asciiTheme="majorBidi" w:hAnsiTheme="majorBidi" w:cstheme="majorBidi"/>
          <w:i/>
          <w:iCs/>
          <w:sz w:val="24"/>
          <w:szCs w:val="24"/>
          <w:lang w:val="ru-RU"/>
        </w:rPr>
        <w:t>Ин</w:t>
      </w:r>
      <w:r w:rsidR="00B43C78">
        <w:rPr>
          <w:rFonts w:asciiTheme="majorBidi" w:hAnsiTheme="majorBidi" w:cstheme="majorBidi"/>
          <w:i/>
          <w:iCs/>
          <w:sz w:val="24"/>
          <w:szCs w:val="24"/>
          <w:lang w:val="ru-RU"/>
        </w:rPr>
        <w:t>ститут</w:t>
      </w:r>
      <w:r w:rsidR="00B43C78" w:rsidRPr="005260A0">
        <w:rPr>
          <w:rFonts w:asciiTheme="majorBidi" w:hAnsiTheme="majorBidi" w:cstheme="majorBidi"/>
          <w:i/>
          <w:iCs/>
          <w:sz w:val="24"/>
          <w:szCs w:val="24"/>
          <w:lang w:val="ru-RU"/>
        </w:rPr>
        <w:t xml:space="preserve"> </w:t>
      </w:r>
      <w:r w:rsidR="00B43C78">
        <w:rPr>
          <w:rFonts w:asciiTheme="majorBidi" w:hAnsiTheme="majorBidi" w:cstheme="majorBidi"/>
          <w:i/>
          <w:iCs/>
          <w:sz w:val="24"/>
          <w:szCs w:val="24"/>
          <w:lang w:val="ru-RU"/>
        </w:rPr>
        <w:t>Ядерных</w:t>
      </w:r>
      <w:r w:rsidR="00B43C78" w:rsidRPr="005260A0">
        <w:rPr>
          <w:rFonts w:asciiTheme="majorBidi" w:hAnsiTheme="majorBidi" w:cstheme="majorBidi"/>
          <w:i/>
          <w:iCs/>
          <w:sz w:val="24"/>
          <w:szCs w:val="24"/>
          <w:lang w:val="ru-RU"/>
        </w:rPr>
        <w:t xml:space="preserve"> </w:t>
      </w:r>
      <w:r w:rsidR="00B43C78">
        <w:rPr>
          <w:rFonts w:asciiTheme="majorBidi" w:hAnsiTheme="majorBidi" w:cstheme="majorBidi"/>
          <w:i/>
          <w:iCs/>
          <w:sz w:val="24"/>
          <w:szCs w:val="24"/>
          <w:lang w:val="ru-RU"/>
        </w:rPr>
        <w:t>Исследований</w:t>
      </w:r>
      <w:r w:rsidR="00B43C78" w:rsidRPr="005260A0">
        <w:rPr>
          <w:rFonts w:asciiTheme="majorBidi" w:hAnsiTheme="majorBidi" w:cstheme="majorBidi"/>
          <w:i/>
          <w:iCs/>
          <w:sz w:val="24"/>
          <w:szCs w:val="24"/>
          <w:lang w:val="ru-RU"/>
        </w:rPr>
        <w:t xml:space="preserve"> </w:t>
      </w:r>
      <w:r w:rsidR="00B43C78">
        <w:rPr>
          <w:rFonts w:asciiTheme="majorBidi" w:hAnsiTheme="majorBidi" w:cstheme="majorBidi"/>
          <w:i/>
          <w:iCs/>
          <w:sz w:val="24"/>
          <w:szCs w:val="24"/>
          <w:lang w:val="ru-RU"/>
        </w:rPr>
        <w:t>РАН, Москва, Россия</w:t>
      </w:r>
      <w:r w:rsidRPr="00695AC9">
        <w:rPr>
          <w:rFonts w:asciiTheme="majorBidi" w:hAnsiTheme="majorBidi" w:cstheme="majorBidi"/>
          <w:i/>
          <w:iCs/>
          <w:sz w:val="24"/>
          <w:szCs w:val="24"/>
          <w:lang w:val="ru-RU"/>
        </w:rPr>
        <w:t>,</w:t>
      </w:r>
      <w:r w:rsidR="00B43C78" w:rsidRPr="005260A0">
        <w:rPr>
          <w:i/>
          <w:iCs/>
          <w:color w:val="1F2023"/>
          <w:sz w:val="18"/>
          <w:szCs w:val="18"/>
        </w:rPr>
        <w:t xml:space="preserve"> </w:t>
      </w:r>
    </w:p>
    <w:p w14:paraId="58BA1161" w14:textId="77777777" w:rsidR="00B43C78" w:rsidRPr="00695AC9" w:rsidRDefault="00B43C78" w:rsidP="00B43C78">
      <w:pPr>
        <w:pStyle w:val="a3"/>
        <w:suppressAutoHyphens/>
        <w:kinsoku w:val="0"/>
        <w:overflowPunct w:val="0"/>
        <w:spacing w:line="276" w:lineRule="auto"/>
        <w:ind w:firstLine="567"/>
        <w:jc w:val="center"/>
        <w:rPr>
          <w:rFonts w:asciiTheme="majorBidi" w:hAnsiTheme="majorBidi" w:cstheme="majorBidi"/>
          <w:i/>
          <w:iCs/>
          <w:sz w:val="24"/>
          <w:szCs w:val="24"/>
          <w:lang w:val="ru-RU"/>
        </w:rPr>
      </w:pPr>
      <w:r w:rsidRPr="00DA6A7F">
        <w:rPr>
          <w:rFonts w:asciiTheme="majorBidi" w:hAnsiTheme="majorBidi" w:cstheme="majorBidi"/>
          <w:i/>
          <w:iCs/>
          <w:sz w:val="24"/>
          <w:szCs w:val="24"/>
          <w:vertAlign w:val="superscript"/>
        </w:rPr>
        <w:t>b</w:t>
      </w:r>
      <w:r w:rsidRPr="00B43C78">
        <w:rPr>
          <w:i/>
          <w:iCs/>
          <w:sz w:val="24"/>
          <w:szCs w:val="24"/>
        </w:rPr>
        <w:t xml:space="preserve"> </w:t>
      </w:r>
      <w:r w:rsidRPr="00E806C1">
        <w:rPr>
          <w:i/>
          <w:iCs/>
          <w:sz w:val="24"/>
          <w:szCs w:val="24"/>
        </w:rPr>
        <w:t>Московский Физико-Технический Институт, Долгопрудный, Россия</w:t>
      </w:r>
      <w:r w:rsidR="00695AC9" w:rsidRPr="00695AC9">
        <w:rPr>
          <w:i/>
          <w:iCs/>
          <w:sz w:val="18"/>
          <w:szCs w:val="18"/>
          <w:lang w:val="ru-RU"/>
        </w:rPr>
        <w:t>,</w:t>
      </w:r>
    </w:p>
    <w:p w14:paraId="7539A26F" w14:textId="77777777" w:rsidR="00B43C78" w:rsidRPr="007E6789" w:rsidRDefault="00B43C78" w:rsidP="00B43C78">
      <w:pPr>
        <w:pStyle w:val="a3"/>
        <w:suppressAutoHyphens/>
        <w:kinsoku w:val="0"/>
        <w:overflowPunct w:val="0"/>
        <w:spacing w:line="276" w:lineRule="auto"/>
        <w:ind w:firstLine="567"/>
        <w:jc w:val="center"/>
        <w:rPr>
          <w:rFonts w:asciiTheme="majorBidi" w:hAnsiTheme="majorBidi" w:cstheme="majorBidi"/>
          <w:i/>
          <w:iCs/>
          <w:sz w:val="24"/>
          <w:szCs w:val="24"/>
          <w:lang w:val="ru-RU"/>
        </w:rPr>
      </w:pPr>
      <w:r w:rsidRPr="00DA6A7F">
        <w:rPr>
          <w:rFonts w:asciiTheme="majorBidi" w:hAnsiTheme="majorBidi" w:cstheme="majorBidi"/>
          <w:i/>
          <w:iCs/>
          <w:sz w:val="24"/>
          <w:szCs w:val="24"/>
          <w:vertAlign w:val="superscript"/>
        </w:rPr>
        <w:t>c</w:t>
      </w:r>
      <w:r w:rsidR="007E6789" w:rsidRPr="007E6789">
        <w:t xml:space="preserve"> </w:t>
      </w:r>
      <w:r w:rsidR="007E6789" w:rsidRPr="007E6789">
        <w:rPr>
          <w:i/>
          <w:iCs/>
          <w:sz w:val="24"/>
          <w:szCs w:val="24"/>
        </w:rPr>
        <w:t>Институт физики высоких энергий</w:t>
      </w:r>
      <w:r w:rsidR="0030041B" w:rsidRPr="0030041B">
        <w:rPr>
          <w:rFonts w:asciiTheme="majorBidi" w:hAnsiTheme="majorBidi" w:cstheme="majorBidi"/>
          <w:i/>
          <w:iCs/>
          <w:sz w:val="24"/>
          <w:szCs w:val="24"/>
          <w:lang w:val="ru-RU"/>
        </w:rPr>
        <w:t xml:space="preserve">, </w:t>
      </w:r>
      <w:r w:rsidR="007E6789">
        <w:rPr>
          <w:rFonts w:asciiTheme="majorBidi" w:hAnsiTheme="majorBidi" w:cstheme="majorBidi"/>
          <w:i/>
          <w:iCs/>
          <w:sz w:val="24"/>
          <w:szCs w:val="24"/>
          <w:lang w:val="ru-RU"/>
        </w:rPr>
        <w:t>Протвино</w:t>
      </w:r>
      <w:r w:rsidR="00695AC9" w:rsidRPr="00695AC9">
        <w:rPr>
          <w:i/>
          <w:iCs/>
          <w:sz w:val="24"/>
          <w:szCs w:val="24"/>
          <w:lang w:val="ru-RU"/>
        </w:rPr>
        <w:t>,</w:t>
      </w:r>
      <w:r w:rsidR="0030041B" w:rsidRPr="0030041B">
        <w:rPr>
          <w:i/>
          <w:iCs/>
          <w:sz w:val="24"/>
          <w:szCs w:val="24"/>
          <w:lang w:val="ru-RU"/>
        </w:rPr>
        <w:t xml:space="preserve"> </w:t>
      </w:r>
      <w:r w:rsidR="0030041B">
        <w:rPr>
          <w:i/>
          <w:iCs/>
          <w:sz w:val="24"/>
          <w:szCs w:val="24"/>
          <w:lang w:val="ru-RU"/>
        </w:rPr>
        <w:t>Россия</w:t>
      </w:r>
    </w:p>
    <w:p w14:paraId="3F196141" w14:textId="77777777" w:rsidR="0080688B" w:rsidRPr="0030041B" w:rsidRDefault="0080688B" w:rsidP="00695AC9">
      <w:pPr>
        <w:pStyle w:val="a3"/>
        <w:suppressAutoHyphens/>
        <w:kinsoku w:val="0"/>
        <w:overflowPunct w:val="0"/>
        <w:spacing w:line="276" w:lineRule="auto"/>
        <w:ind w:firstLine="567"/>
        <w:jc w:val="center"/>
        <w:rPr>
          <w:rFonts w:asciiTheme="majorBidi" w:hAnsiTheme="majorBidi" w:cstheme="majorBidi"/>
          <w:i/>
          <w:iCs/>
          <w:sz w:val="24"/>
          <w:szCs w:val="24"/>
          <w:lang w:val="ru-RU"/>
        </w:rPr>
      </w:pPr>
    </w:p>
    <w:p w14:paraId="4BB4C7DD" w14:textId="77777777" w:rsidR="00B43C78" w:rsidRPr="0080688B" w:rsidRDefault="00B43C78" w:rsidP="00695AC9">
      <w:pPr>
        <w:pStyle w:val="a3"/>
        <w:suppressAutoHyphens/>
        <w:kinsoku w:val="0"/>
        <w:overflowPunct w:val="0"/>
        <w:spacing w:line="276" w:lineRule="auto"/>
        <w:ind w:firstLine="567"/>
        <w:jc w:val="center"/>
        <w:rPr>
          <w:rFonts w:asciiTheme="majorBidi" w:eastAsia="PMingLiU" w:hAnsiTheme="majorBidi" w:cstheme="majorBidi"/>
          <w:sz w:val="24"/>
          <w:szCs w:val="24"/>
          <w:lang w:val="en-US"/>
        </w:rPr>
      </w:pPr>
      <w:r w:rsidRPr="005260A0">
        <w:rPr>
          <w:rFonts w:asciiTheme="majorBidi" w:hAnsiTheme="majorBidi" w:cstheme="majorBidi"/>
          <w:i/>
          <w:iCs/>
          <w:sz w:val="24"/>
          <w:szCs w:val="24"/>
          <w:lang w:val="de-DE"/>
        </w:rPr>
        <w:t xml:space="preserve">*e-mail: </w:t>
      </w:r>
      <w:r>
        <w:rPr>
          <w:rFonts w:asciiTheme="majorBidi" w:hAnsiTheme="majorBidi" w:cstheme="majorBidi"/>
          <w:i/>
          <w:iCs/>
          <w:sz w:val="24"/>
          <w:szCs w:val="24"/>
          <w:lang w:val="de-DE"/>
        </w:rPr>
        <w:t>sergey.bell13@gmail.com</w:t>
      </w:r>
    </w:p>
    <w:p w14:paraId="71644D89" w14:textId="77777777" w:rsidR="00B43C78" w:rsidRPr="00C24269" w:rsidRDefault="00B43C78" w:rsidP="00B43C78">
      <w:pPr>
        <w:rPr>
          <w:lang w:val="en-US"/>
        </w:rPr>
      </w:pPr>
    </w:p>
    <w:p w14:paraId="2FFF8252" w14:textId="6264B5BA" w:rsidR="00F73946" w:rsidRPr="00F73946" w:rsidRDefault="00B6128F" w:rsidP="00E962DF">
      <w:pPr>
        <w:pStyle w:val="Abstract"/>
        <w:ind w:left="0"/>
        <w:rPr>
          <w:rFonts w:asciiTheme="majorBidi" w:hAnsiTheme="majorBidi" w:cstheme="majorBidi"/>
          <w:sz w:val="24"/>
          <w:lang w:val="ru-RU"/>
        </w:rPr>
      </w:pPr>
      <w:r w:rsidRPr="00B6128F">
        <w:rPr>
          <w:rFonts w:eastAsiaTheme="minorHAnsi"/>
          <w:b/>
          <w:bCs/>
          <w:sz w:val="24"/>
          <w:szCs w:val="24"/>
          <w:lang w:val="ru-RU"/>
        </w:rPr>
        <w:t>Аннотация</w:t>
      </w:r>
      <w:r w:rsidR="000315B4">
        <w:rPr>
          <w:rFonts w:eastAsiaTheme="minorHAnsi"/>
          <w:b/>
          <w:bCs/>
          <w:sz w:val="24"/>
          <w:szCs w:val="24"/>
          <w:lang w:val="ru-RU"/>
        </w:rPr>
        <w:t xml:space="preserve"> </w:t>
      </w:r>
      <w:r w:rsidRPr="00B6128F">
        <w:rPr>
          <w:rFonts w:asciiTheme="majorBidi" w:hAnsiTheme="majorBidi" w:cstheme="majorBidi"/>
          <w:sz w:val="24"/>
          <w:lang w:val="ru-RU"/>
        </w:rPr>
        <w:t>—</w:t>
      </w:r>
      <w:r w:rsidR="008E3D0A">
        <w:rPr>
          <w:rFonts w:asciiTheme="majorBidi" w:hAnsiTheme="majorBidi" w:cstheme="majorBidi"/>
          <w:sz w:val="24"/>
          <w:lang w:val="ru-RU"/>
        </w:rPr>
        <w:t xml:space="preserve"> </w:t>
      </w:r>
      <w:r w:rsidR="003C3DB3" w:rsidRPr="003025D3">
        <w:rPr>
          <w:rFonts w:asciiTheme="majorBidi" w:hAnsiTheme="majorBidi" w:cstheme="majorBidi"/>
          <w:sz w:val="24"/>
          <w:lang w:val="ru-RU"/>
        </w:rPr>
        <w:t>В данной работе изучается</w:t>
      </w:r>
      <w:r w:rsidR="008E3D0A" w:rsidRPr="003025D3">
        <w:rPr>
          <w:rFonts w:asciiTheme="majorBidi" w:hAnsiTheme="majorBidi" w:cstheme="majorBidi"/>
          <w:sz w:val="24"/>
          <w:lang w:val="ru-RU"/>
        </w:rPr>
        <w:t xml:space="preserve"> прохождение критической энергии </w:t>
      </w:r>
      <w:r w:rsidR="003C3DB3" w:rsidRPr="003025D3">
        <w:rPr>
          <w:rFonts w:asciiTheme="majorBidi" w:hAnsiTheme="majorBidi" w:cstheme="majorBidi"/>
          <w:sz w:val="24"/>
          <w:lang w:val="ru-RU"/>
        </w:rPr>
        <w:t>на протонном синхротроне У-70</w:t>
      </w:r>
      <w:r w:rsidR="003025D3" w:rsidRPr="003025D3">
        <w:rPr>
          <w:rFonts w:asciiTheme="majorBidi" w:hAnsiTheme="majorBidi" w:cstheme="majorBidi"/>
          <w:sz w:val="24"/>
          <w:lang w:val="ru-RU"/>
        </w:rPr>
        <w:t>.</w:t>
      </w:r>
      <w:r w:rsidR="003025D3">
        <w:rPr>
          <w:rFonts w:asciiTheme="majorBidi" w:hAnsiTheme="majorBidi" w:cstheme="majorBidi"/>
          <w:sz w:val="24"/>
          <w:lang w:val="ru-RU"/>
        </w:rPr>
        <w:t xml:space="preserve"> </w:t>
      </w:r>
      <w:r w:rsidR="00A33C85">
        <w:rPr>
          <w:rFonts w:asciiTheme="majorBidi" w:hAnsiTheme="majorBidi" w:cstheme="majorBidi"/>
          <w:sz w:val="24"/>
          <w:lang w:val="ru-RU"/>
        </w:rPr>
        <w:t>С</w:t>
      </w:r>
      <w:r w:rsidR="003025D3">
        <w:rPr>
          <w:rFonts w:asciiTheme="majorBidi" w:hAnsiTheme="majorBidi" w:cstheme="majorBidi"/>
          <w:sz w:val="24"/>
          <w:lang w:val="ru-RU"/>
        </w:rPr>
        <w:t>табильност</w:t>
      </w:r>
      <w:r w:rsidR="00A33C85">
        <w:rPr>
          <w:rFonts w:asciiTheme="majorBidi" w:hAnsiTheme="majorBidi" w:cstheme="majorBidi"/>
          <w:sz w:val="24"/>
          <w:lang w:val="ru-RU"/>
        </w:rPr>
        <w:t>ь движения обеспечивается методом</w:t>
      </w:r>
      <w:r w:rsidR="00A33C85" w:rsidRPr="003025D3">
        <w:rPr>
          <w:rFonts w:asciiTheme="majorBidi" w:hAnsiTheme="majorBidi" w:cstheme="majorBidi"/>
          <w:sz w:val="24"/>
          <w:lang w:val="ru-RU"/>
        </w:rPr>
        <w:t xml:space="preserve"> </w:t>
      </w:r>
      <w:r w:rsidR="00A33C85">
        <w:rPr>
          <w:rFonts w:asciiTheme="majorBidi" w:hAnsiTheme="majorBidi" w:cstheme="majorBidi"/>
          <w:sz w:val="24"/>
          <w:lang w:val="ru-RU"/>
        </w:rPr>
        <w:t xml:space="preserve">скачка </w:t>
      </w:r>
      <w:r w:rsidR="00A33C85" w:rsidRPr="003025D3">
        <w:rPr>
          <w:rFonts w:asciiTheme="majorBidi" w:hAnsiTheme="majorBidi" w:cstheme="majorBidi"/>
          <w:sz w:val="24"/>
          <w:lang w:val="ru-RU"/>
        </w:rPr>
        <w:t>критической энергии при неизменных значениях бетатронных частот</w:t>
      </w:r>
      <w:r w:rsidR="00A33C85">
        <w:rPr>
          <w:rFonts w:asciiTheme="majorBidi" w:hAnsiTheme="majorBidi" w:cstheme="majorBidi"/>
          <w:sz w:val="24"/>
          <w:lang w:val="ru-RU"/>
        </w:rPr>
        <w:t>.</w:t>
      </w:r>
      <w:r w:rsidR="00A33C85" w:rsidRPr="003025D3">
        <w:rPr>
          <w:rFonts w:asciiTheme="majorBidi" w:hAnsiTheme="majorBidi" w:cstheme="majorBidi"/>
          <w:sz w:val="24"/>
          <w:lang w:val="ru-RU"/>
        </w:rPr>
        <w:t xml:space="preserve"> </w:t>
      </w:r>
      <w:r w:rsidR="003C3DB3" w:rsidRPr="003025D3">
        <w:rPr>
          <w:rFonts w:asciiTheme="majorBidi" w:hAnsiTheme="majorBidi" w:cstheme="majorBidi"/>
          <w:sz w:val="24"/>
          <w:lang w:val="ru-RU"/>
        </w:rPr>
        <w:t>П</w:t>
      </w:r>
      <w:r w:rsidR="008E3D0A" w:rsidRPr="003025D3">
        <w:rPr>
          <w:rFonts w:asciiTheme="majorBidi" w:hAnsiTheme="majorBidi" w:cstheme="majorBidi"/>
          <w:sz w:val="24"/>
          <w:lang w:val="ru-RU"/>
        </w:rPr>
        <w:t>р</w:t>
      </w:r>
      <w:r w:rsidR="003025D3" w:rsidRPr="003025D3">
        <w:rPr>
          <w:rFonts w:asciiTheme="majorBidi" w:hAnsiTheme="majorBidi" w:cstheme="majorBidi"/>
          <w:sz w:val="24"/>
          <w:lang w:val="ru-RU"/>
        </w:rPr>
        <w:t>оведено</w:t>
      </w:r>
      <w:r w:rsidR="008E3D0A" w:rsidRPr="003025D3">
        <w:rPr>
          <w:rFonts w:asciiTheme="majorBidi" w:hAnsiTheme="majorBidi" w:cstheme="majorBidi"/>
          <w:sz w:val="24"/>
          <w:lang w:val="ru-RU"/>
        </w:rPr>
        <w:t xml:space="preserve"> моделирование продольного движения, </w:t>
      </w:r>
      <w:r w:rsidR="003025D3" w:rsidRPr="003025D3">
        <w:rPr>
          <w:rFonts w:asciiTheme="majorBidi" w:hAnsiTheme="majorBidi" w:cstheme="majorBidi"/>
          <w:sz w:val="24"/>
          <w:lang w:val="ru-RU"/>
        </w:rPr>
        <w:t>с учётом</w:t>
      </w:r>
      <w:r w:rsidR="008E3D0A" w:rsidRPr="003025D3">
        <w:rPr>
          <w:rFonts w:asciiTheme="majorBidi" w:hAnsiTheme="majorBidi" w:cstheme="majorBidi"/>
          <w:sz w:val="24"/>
          <w:lang w:val="ru-RU"/>
        </w:rPr>
        <w:t xml:space="preserve"> высши</w:t>
      </w:r>
      <w:r w:rsidR="003025D3" w:rsidRPr="003025D3">
        <w:rPr>
          <w:rFonts w:asciiTheme="majorBidi" w:hAnsiTheme="majorBidi" w:cstheme="majorBidi"/>
          <w:sz w:val="24"/>
          <w:lang w:val="ru-RU"/>
        </w:rPr>
        <w:t>х</w:t>
      </w:r>
      <w:r w:rsidR="008E3D0A" w:rsidRPr="003025D3">
        <w:rPr>
          <w:rFonts w:asciiTheme="majorBidi" w:hAnsiTheme="majorBidi" w:cstheme="majorBidi"/>
          <w:sz w:val="24"/>
          <w:lang w:val="ru-RU"/>
        </w:rPr>
        <w:t xml:space="preserve"> порядк</w:t>
      </w:r>
      <w:r w:rsidR="003025D3" w:rsidRPr="003025D3">
        <w:rPr>
          <w:rFonts w:asciiTheme="majorBidi" w:hAnsiTheme="majorBidi" w:cstheme="majorBidi"/>
          <w:sz w:val="24"/>
          <w:lang w:val="ru-RU"/>
        </w:rPr>
        <w:t xml:space="preserve">ов </w:t>
      </w:r>
      <w:r w:rsidR="008E3D0A" w:rsidRPr="003025D3">
        <w:rPr>
          <w:rFonts w:asciiTheme="majorBidi" w:hAnsiTheme="majorBidi" w:cstheme="majorBidi"/>
          <w:sz w:val="24"/>
          <w:lang w:val="ru-RU"/>
        </w:rPr>
        <w:t>коэффициента уплотнения орбиты, различн</w:t>
      </w:r>
      <w:r w:rsidR="003025D3" w:rsidRPr="003025D3">
        <w:rPr>
          <w:rFonts w:asciiTheme="majorBidi" w:hAnsiTheme="majorBidi" w:cstheme="majorBidi"/>
          <w:sz w:val="24"/>
          <w:lang w:val="ru-RU"/>
        </w:rPr>
        <w:t>ых</w:t>
      </w:r>
      <w:r w:rsidR="008E3D0A" w:rsidRPr="003025D3">
        <w:rPr>
          <w:rFonts w:asciiTheme="majorBidi" w:hAnsiTheme="majorBidi" w:cstheme="majorBidi"/>
          <w:sz w:val="24"/>
          <w:lang w:val="ru-RU"/>
        </w:rPr>
        <w:t xml:space="preserve"> импеданс</w:t>
      </w:r>
      <w:r w:rsidR="003025D3" w:rsidRPr="003025D3">
        <w:rPr>
          <w:rFonts w:asciiTheme="majorBidi" w:hAnsiTheme="majorBidi" w:cstheme="majorBidi"/>
          <w:sz w:val="24"/>
          <w:lang w:val="ru-RU"/>
        </w:rPr>
        <w:t>ов</w:t>
      </w:r>
      <w:r w:rsidR="008E3D0A" w:rsidRPr="003025D3">
        <w:rPr>
          <w:rFonts w:asciiTheme="majorBidi" w:hAnsiTheme="majorBidi" w:cstheme="majorBidi"/>
          <w:sz w:val="24"/>
          <w:lang w:val="ru-RU"/>
        </w:rPr>
        <w:t xml:space="preserve"> и интенсивност</w:t>
      </w:r>
      <w:r w:rsidR="003025D3" w:rsidRPr="003025D3">
        <w:rPr>
          <w:rFonts w:asciiTheme="majorBidi" w:hAnsiTheme="majorBidi" w:cstheme="majorBidi"/>
          <w:sz w:val="24"/>
          <w:lang w:val="ru-RU"/>
        </w:rPr>
        <w:t xml:space="preserve">ей </w:t>
      </w:r>
      <w:r w:rsidR="0098202B" w:rsidRPr="003025D3">
        <w:rPr>
          <w:rFonts w:asciiTheme="majorBidi" w:hAnsiTheme="majorBidi" w:cstheme="majorBidi"/>
          <w:sz w:val="24"/>
          <w:lang w:val="ru-RU"/>
        </w:rPr>
        <w:t>сгустка</w:t>
      </w:r>
      <w:r w:rsidR="008E3D0A" w:rsidRPr="003025D3">
        <w:rPr>
          <w:rFonts w:asciiTheme="majorBidi" w:hAnsiTheme="majorBidi" w:cstheme="majorBidi"/>
          <w:sz w:val="24"/>
          <w:lang w:val="ru-RU"/>
        </w:rPr>
        <w:t xml:space="preserve">. </w:t>
      </w:r>
      <w:r w:rsidR="003025D3" w:rsidRPr="003025D3">
        <w:rPr>
          <w:rFonts w:asciiTheme="majorBidi" w:hAnsiTheme="majorBidi" w:cstheme="majorBidi"/>
          <w:sz w:val="24"/>
          <w:lang w:val="ru-RU"/>
        </w:rPr>
        <w:t xml:space="preserve">Представлены </w:t>
      </w:r>
      <w:r w:rsidR="008E3D0A" w:rsidRPr="003025D3">
        <w:rPr>
          <w:rFonts w:asciiTheme="majorBidi" w:hAnsiTheme="majorBidi" w:cstheme="majorBidi"/>
          <w:color w:val="auto"/>
          <w:sz w:val="24"/>
          <w:lang w:val="ru-RU"/>
        </w:rPr>
        <w:t>экспериментальные данные сеанса</w:t>
      </w:r>
      <w:r w:rsidR="00A33C85">
        <w:rPr>
          <w:rFonts w:asciiTheme="majorBidi" w:hAnsiTheme="majorBidi" w:cstheme="majorBidi"/>
          <w:color w:val="auto"/>
          <w:sz w:val="24"/>
          <w:lang w:val="ru-RU"/>
        </w:rPr>
        <w:t>.</w:t>
      </w:r>
    </w:p>
    <w:p w14:paraId="78375FDF" w14:textId="77777777" w:rsidR="00E962DF" w:rsidRPr="007E6789" w:rsidRDefault="00B43C78" w:rsidP="00B43C78">
      <w:pPr>
        <w:pStyle w:val="Abstract"/>
        <w:spacing w:after="0"/>
        <w:ind w:left="0"/>
        <w:rPr>
          <w:rFonts w:ascii="Times New Roman" w:eastAsiaTheme="minorHAnsi" w:hAnsi="Times New Roman"/>
          <w:color w:val="auto"/>
          <w:sz w:val="24"/>
          <w:szCs w:val="24"/>
          <w:lang w:val="ru-RU"/>
        </w:rPr>
      </w:pPr>
      <w:r w:rsidRPr="00B6128F">
        <w:rPr>
          <w:rFonts w:ascii="Times New Roman" w:eastAsiaTheme="minorHAnsi" w:hAnsi="Times New Roman"/>
          <w:b/>
          <w:bCs/>
          <w:color w:val="auto"/>
          <w:sz w:val="24"/>
          <w:szCs w:val="24"/>
          <w:lang w:val="ru-RU"/>
        </w:rPr>
        <w:t>Ключевые слова</w:t>
      </w:r>
      <w:r w:rsidR="00B6128F" w:rsidRPr="00B6128F">
        <w:rPr>
          <w:rFonts w:ascii="Times New Roman" w:eastAsiaTheme="minorHAnsi" w:hAnsi="Times New Roman"/>
          <w:i/>
          <w:iCs/>
          <w:color w:val="auto"/>
          <w:sz w:val="24"/>
          <w:szCs w:val="24"/>
          <w:lang w:val="ru-RU"/>
        </w:rPr>
        <w:t xml:space="preserve">: </w:t>
      </w:r>
      <w:r w:rsidR="00D67226">
        <w:rPr>
          <w:rFonts w:ascii="Times New Roman" w:eastAsiaTheme="minorHAnsi" w:hAnsi="Times New Roman"/>
          <w:i/>
          <w:iCs/>
          <w:color w:val="auto"/>
          <w:sz w:val="24"/>
          <w:szCs w:val="24"/>
          <w:lang w:val="ru-RU"/>
        </w:rPr>
        <w:t>критическая энергия</w:t>
      </w:r>
      <w:r w:rsidR="00C24269">
        <w:rPr>
          <w:rFonts w:ascii="Times New Roman" w:eastAsiaTheme="minorHAnsi" w:hAnsi="Times New Roman"/>
          <w:i/>
          <w:iCs/>
          <w:color w:val="auto"/>
          <w:sz w:val="24"/>
          <w:szCs w:val="24"/>
          <w:lang w:val="ru-RU"/>
        </w:rPr>
        <w:t>,</w:t>
      </w:r>
      <w:r w:rsidR="00D67226">
        <w:rPr>
          <w:rFonts w:ascii="Times New Roman" w:eastAsiaTheme="minorHAnsi" w:hAnsi="Times New Roman"/>
          <w:i/>
          <w:iCs/>
          <w:color w:val="auto"/>
          <w:sz w:val="24"/>
          <w:szCs w:val="24"/>
          <w:lang w:val="ru-RU"/>
        </w:rPr>
        <w:t xml:space="preserve"> гармоническое ВЧ</w:t>
      </w:r>
      <w:r w:rsidR="007E6789" w:rsidRPr="007E6789">
        <w:rPr>
          <w:rFonts w:ascii="Times New Roman" w:eastAsiaTheme="minorHAnsi" w:hAnsi="Times New Roman"/>
          <w:i/>
          <w:iCs/>
          <w:color w:val="auto"/>
          <w:sz w:val="24"/>
          <w:szCs w:val="24"/>
          <w:lang w:val="ru-RU"/>
        </w:rPr>
        <w:t>,</w:t>
      </w:r>
      <w:r w:rsidR="0007423D">
        <w:rPr>
          <w:rFonts w:ascii="Times New Roman" w:eastAsiaTheme="minorHAnsi" w:hAnsi="Times New Roman"/>
          <w:i/>
          <w:iCs/>
          <w:color w:val="auto"/>
          <w:sz w:val="24"/>
          <w:szCs w:val="24"/>
          <w:lang w:val="ru-RU"/>
        </w:rPr>
        <w:t xml:space="preserve"> продольная динамика,</w:t>
      </w:r>
      <w:r w:rsidR="007E6789" w:rsidRPr="007E6789">
        <w:rPr>
          <w:rFonts w:ascii="Times New Roman" w:eastAsiaTheme="minorHAnsi" w:hAnsi="Times New Roman"/>
          <w:i/>
          <w:iCs/>
          <w:color w:val="auto"/>
          <w:sz w:val="24"/>
          <w:szCs w:val="24"/>
          <w:lang w:val="ru-RU"/>
        </w:rPr>
        <w:t xml:space="preserve"> </w:t>
      </w:r>
      <w:r w:rsidR="007E6789">
        <w:rPr>
          <w:rFonts w:ascii="Times New Roman" w:eastAsiaTheme="minorHAnsi" w:hAnsi="Times New Roman"/>
          <w:i/>
          <w:iCs/>
          <w:color w:val="auto"/>
          <w:sz w:val="24"/>
          <w:szCs w:val="24"/>
          <w:lang w:val="ru-RU"/>
        </w:rPr>
        <w:t>модуляция дисперсионной функции.</w:t>
      </w:r>
    </w:p>
    <w:p w14:paraId="7F65F747" w14:textId="77777777" w:rsidR="00AB1490" w:rsidRPr="00AB1490" w:rsidRDefault="00B43C78" w:rsidP="00AB1490">
      <w:pPr>
        <w:pStyle w:val="Heading"/>
        <w:suppressAutoHyphens/>
        <w:spacing w:line="276" w:lineRule="auto"/>
        <w:rPr>
          <w:rFonts w:asciiTheme="majorBidi" w:hAnsiTheme="majorBidi" w:cstheme="majorBidi"/>
          <w:caps w:val="0"/>
          <w:sz w:val="24"/>
          <w:szCs w:val="24"/>
        </w:rPr>
      </w:pPr>
      <w:r>
        <w:rPr>
          <w:rFonts w:asciiTheme="majorBidi" w:hAnsiTheme="majorBidi" w:cstheme="majorBidi"/>
          <w:caps w:val="0"/>
          <w:sz w:val="24"/>
          <w:szCs w:val="24"/>
        </w:rPr>
        <w:t>ВВЕДЕНИЕ</w:t>
      </w:r>
    </w:p>
    <w:p w14:paraId="05CC5602" w14:textId="119DDAA8" w:rsidR="00AB1490" w:rsidRDefault="00F0121B" w:rsidP="00AB1490">
      <w:pPr>
        <w:contextualSpacing/>
        <w:jc w:val="both"/>
        <w:rPr>
          <w:shd w:val="clear" w:color="auto" w:fill="FFFFFF"/>
          <w:lang w:val="ru-RU"/>
        </w:rPr>
      </w:pPr>
      <w:r>
        <w:rPr>
          <w:shd w:val="clear" w:color="auto" w:fill="FFFFFF"/>
          <w:lang w:val="ru-RU"/>
        </w:rPr>
        <w:tab/>
      </w:r>
      <w:r w:rsidR="00AB1490">
        <w:rPr>
          <w:shd w:val="clear" w:color="auto" w:fill="FFFFFF"/>
          <w:lang w:val="ru-RU"/>
        </w:rPr>
        <w:t>Прохождени</w:t>
      </w:r>
      <w:ins w:id="1" w:author="Windows User" w:date="2024-04-30T00:00:00Z">
        <w:r w:rsidR="000F6D6E">
          <w:rPr>
            <w:shd w:val="clear" w:color="auto" w:fill="FFFFFF"/>
            <w:lang w:val="ru-RU"/>
          </w:rPr>
          <w:t>е</w:t>
        </w:r>
      </w:ins>
      <w:del w:id="2" w:author="Windows User" w:date="2024-04-30T00:00:00Z">
        <w:r w:rsidR="00AB1490" w:rsidDel="000F6D6E">
          <w:rPr>
            <w:shd w:val="clear" w:color="auto" w:fill="FFFFFF"/>
            <w:lang w:val="ru-RU"/>
          </w:rPr>
          <w:delText>я</w:delText>
        </w:r>
      </w:del>
      <w:r w:rsidR="00AB1490">
        <w:rPr>
          <w:shd w:val="clear" w:color="auto" w:fill="FFFFFF"/>
          <w:lang w:val="ru-RU"/>
        </w:rPr>
        <w:t xml:space="preserve"> критической энергии является актуальной задачей </w:t>
      </w:r>
      <w:r w:rsidR="00510517">
        <w:rPr>
          <w:shd w:val="clear" w:color="auto" w:fill="FFFFFF"/>
          <w:lang w:val="ru-RU"/>
        </w:rPr>
        <w:t>для протонного пучка</w:t>
      </w:r>
      <w:ins w:id="3" w:author="Windows User" w:date="2024-04-30T00:00:00Z">
        <w:r w:rsidR="000F6D6E">
          <w:rPr>
            <w:shd w:val="clear" w:color="auto" w:fill="FFFFFF"/>
            <w:lang w:val="ru-RU"/>
          </w:rPr>
          <w:t xml:space="preserve"> в</w:t>
        </w:r>
      </w:ins>
      <w:del w:id="4" w:author="Windows User" w:date="2024-04-30T00:00:00Z">
        <w:r w:rsidR="00510517" w:rsidDel="000F6D6E">
          <w:rPr>
            <w:shd w:val="clear" w:color="auto" w:fill="FFFFFF"/>
            <w:lang w:val="ru-RU"/>
          </w:rPr>
          <w:delText>,</w:delText>
        </w:r>
      </w:del>
      <w:r w:rsidR="00510517">
        <w:rPr>
          <w:shd w:val="clear" w:color="auto" w:fill="FFFFFF"/>
          <w:lang w:val="ru-RU"/>
        </w:rPr>
        <w:t xml:space="preserve"> </w:t>
      </w:r>
      <w:proofErr w:type="gramStart"/>
      <w:r w:rsidR="00AB1490">
        <w:rPr>
          <w:shd w:val="clear" w:color="auto" w:fill="FFFFFF"/>
          <w:lang w:val="ru-RU"/>
        </w:rPr>
        <w:t>строяще</w:t>
      </w:r>
      <w:ins w:id="5" w:author="Windows User" w:date="2024-04-30T00:00:00Z">
        <w:r w:rsidR="000F6D6E">
          <w:rPr>
            <w:shd w:val="clear" w:color="auto" w:fill="FFFFFF"/>
            <w:lang w:val="ru-RU"/>
          </w:rPr>
          <w:t>мся</w:t>
        </w:r>
      </w:ins>
      <w:proofErr w:type="gramEnd"/>
      <w:del w:id="6" w:author="Windows User" w:date="2024-04-30T00:00:00Z">
        <w:r w:rsidR="00AB1490" w:rsidDel="000F6D6E">
          <w:rPr>
            <w:shd w:val="clear" w:color="auto" w:fill="FFFFFF"/>
            <w:lang w:val="ru-RU"/>
          </w:rPr>
          <w:delText>гося</w:delText>
        </w:r>
      </w:del>
      <w:r w:rsidR="00AB1490">
        <w:rPr>
          <w:shd w:val="clear" w:color="auto" w:fill="FFFFFF"/>
          <w:lang w:val="ru-RU"/>
        </w:rPr>
        <w:t xml:space="preserve"> комплекс</w:t>
      </w:r>
      <w:del w:id="7" w:author="Windows User" w:date="2024-04-30T00:00:00Z">
        <w:r w:rsidR="00AB1490" w:rsidDel="000F6D6E">
          <w:rPr>
            <w:shd w:val="clear" w:color="auto" w:fill="FFFFFF"/>
            <w:lang w:val="ru-RU"/>
          </w:rPr>
          <w:delText>а</w:delText>
        </w:r>
      </w:del>
      <w:ins w:id="8" w:author="Windows User" w:date="2024-04-30T00:00:00Z">
        <w:r w:rsidR="000F6D6E">
          <w:rPr>
            <w:shd w:val="clear" w:color="auto" w:fill="FFFFFF"/>
            <w:lang w:val="ru-RU"/>
          </w:rPr>
          <w:t>е</w:t>
        </w:r>
      </w:ins>
      <w:r w:rsidR="00AB1490">
        <w:rPr>
          <w:shd w:val="clear" w:color="auto" w:fill="FFFFFF"/>
          <w:lang w:val="ru-RU"/>
        </w:rPr>
        <w:t xml:space="preserve"> </w:t>
      </w:r>
      <w:r w:rsidR="00AB1490">
        <w:rPr>
          <w:shd w:val="clear" w:color="auto" w:fill="FFFFFF"/>
          <w:lang w:val="en-US"/>
        </w:rPr>
        <w:t>NICA</w:t>
      </w:r>
      <w:r w:rsidR="00AB1490">
        <w:rPr>
          <w:shd w:val="clear" w:color="auto" w:fill="FFFFFF"/>
          <w:lang w:val="ru-RU"/>
        </w:rPr>
        <w:t xml:space="preserve"> (ОИЯИ г. Дубна). С целью изучения данной проблемы</w:t>
      </w:r>
      <w:r w:rsidR="00510517">
        <w:rPr>
          <w:shd w:val="clear" w:color="auto" w:fill="FFFFFF"/>
          <w:lang w:val="ru-RU"/>
        </w:rPr>
        <w:t xml:space="preserve">, исследована </w:t>
      </w:r>
      <w:r w:rsidR="00AB1490">
        <w:rPr>
          <w:shd w:val="clear" w:color="auto" w:fill="FFFFFF"/>
          <w:lang w:val="ru-RU"/>
        </w:rPr>
        <w:t>динамика продольного движения в окрестности критической энергии У-70 (</w:t>
      </w:r>
      <w:ins w:id="9" w:author="Windows User" w:date="2024-04-29T23:59:00Z">
        <w:r w:rsidR="000F6D6E">
          <w:rPr>
            <w:rFonts w:asciiTheme="majorBidi" w:hAnsiTheme="majorBidi" w:cstheme="majorBidi"/>
            <w:lang w:val="ru-RU"/>
          </w:rPr>
          <w:t xml:space="preserve">НИЦ «Курчатовский институт» - </w:t>
        </w:r>
      </w:ins>
      <w:r w:rsidR="00AB1490">
        <w:rPr>
          <w:shd w:val="clear" w:color="auto" w:fill="FFFFFF"/>
          <w:lang w:val="ru-RU"/>
        </w:rPr>
        <w:t>ИФВЭ г. Протвино).</w:t>
      </w:r>
    </w:p>
    <w:p w14:paraId="0B0C3DE8" w14:textId="77777777" w:rsidR="00AB1490" w:rsidRDefault="00AB1490" w:rsidP="00AB1490">
      <w:pPr>
        <w:contextualSpacing/>
        <w:jc w:val="both"/>
        <w:rPr>
          <w:shd w:val="clear" w:color="auto" w:fill="FFFFFF"/>
          <w:lang w:val="ru-RU"/>
        </w:rPr>
      </w:pPr>
      <w:r>
        <w:rPr>
          <w:shd w:val="clear" w:color="auto" w:fill="FFFFFF"/>
          <w:lang w:val="ru-RU"/>
        </w:rPr>
        <w:tab/>
        <w:t xml:space="preserve">Возрастание скорости прохождения критической энергии, уменьшает влияние факторов, возмущающих фазовое движение. Метод скачка критической энергии применяется на многих установках </w:t>
      </w:r>
      <w:r>
        <w:rPr>
          <w:shd w:val="clear" w:color="auto" w:fill="FFFFFF"/>
          <w:lang w:val="en-US"/>
        </w:rPr>
        <w:t>CERN</w:t>
      </w:r>
      <w:r w:rsidRPr="002A0B63">
        <w:rPr>
          <w:shd w:val="clear" w:color="auto" w:fill="FFFFFF"/>
          <w:lang w:val="ru-RU"/>
        </w:rPr>
        <w:t xml:space="preserve"> [1], </w:t>
      </w:r>
      <w:r>
        <w:rPr>
          <w:shd w:val="clear" w:color="auto" w:fill="FFFFFF"/>
          <w:lang w:val="en-US"/>
        </w:rPr>
        <w:t>BNL</w:t>
      </w:r>
      <w:r w:rsidRPr="002A0B63">
        <w:rPr>
          <w:shd w:val="clear" w:color="auto" w:fill="FFFFFF"/>
          <w:lang w:val="ru-RU"/>
        </w:rPr>
        <w:t xml:space="preserve"> [2]</w:t>
      </w:r>
      <w:r>
        <w:rPr>
          <w:shd w:val="clear" w:color="auto" w:fill="FFFFFF"/>
          <w:lang w:val="ru-RU"/>
        </w:rPr>
        <w:t xml:space="preserve">, в том числе реализован на У-70. Сдвиг критической энергии обеспечивается искажением дисперсионной функции за счёт использования тонких квадрупольных линз </w:t>
      </w:r>
      <w:r w:rsidRPr="00574E6F">
        <w:rPr>
          <w:shd w:val="clear" w:color="auto" w:fill="FFFFFF"/>
          <w:lang w:val="ru-RU"/>
        </w:rPr>
        <w:t>[3]</w:t>
      </w:r>
      <w:r>
        <w:rPr>
          <w:shd w:val="clear" w:color="auto" w:fill="FFFFFF"/>
          <w:lang w:val="ru-RU"/>
        </w:rPr>
        <w:t>.</w:t>
      </w:r>
    </w:p>
    <w:p w14:paraId="6FAFA314" w14:textId="39683A1A" w:rsidR="00AB1490" w:rsidRDefault="00F0121B" w:rsidP="00F67CEE">
      <w:pPr>
        <w:contextualSpacing/>
        <w:jc w:val="both"/>
        <w:rPr>
          <w:shd w:val="clear" w:color="auto" w:fill="FFFFFF"/>
          <w:lang w:val="ru-RU"/>
        </w:rPr>
      </w:pPr>
      <w:r>
        <w:rPr>
          <w:shd w:val="clear" w:color="auto" w:fill="FFFFFF"/>
          <w:lang w:val="ru-RU"/>
        </w:rPr>
        <w:tab/>
      </w:r>
      <w:r w:rsidRPr="00F0121B">
        <w:rPr>
          <w:shd w:val="clear" w:color="auto" w:fill="FFFFFF"/>
          <w:lang w:val="ru-RU"/>
        </w:rPr>
        <w:t xml:space="preserve">Результаты данного исследования помогут осветить потенциальные последствия прохождения критической энергии и </w:t>
      </w:r>
      <w:r w:rsidR="00510517">
        <w:rPr>
          <w:shd w:val="clear" w:color="auto" w:fill="FFFFFF"/>
          <w:lang w:val="ru-RU"/>
        </w:rPr>
        <w:t xml:space="preserve">определить </w:t>
      </w:r>
      <w:r w:rsidRPr="00F0121B">
        <w:rPr>
          <w:shd w:val="clear" w:color="auto" w:fill="FFFFFF"/>
          <w:lang w:val="ru-RU"/>
        </w:rPr>
        <w:t>существенные параметры, влияющие на динамику фазового движения.</w:t>
      </w:r>
    </w:p>
    <w:p w14:paraId="40102024" w14:textId="77777777" w:rsidR="00B43C78" w:rsidRPr="00EF7287" w:rsidRDefault="000415CF" w:rsidP="00944963">
      <w:pPr>
        <w:spacing w:before="240" w:after="120" w:line="276" w:lineRule="auto"/>
        <w:ind w:left="357"/>
        <w:jc w:val="center"/>
        <w:rPr>
          <w:lang w:val="ru-RU"/>
        </w:rPr>
      </w:pPr>
      <w:r>
        <w:rPr>
          <w:lang w:val="ru-RU"/>
        </w:rPr>
        <w:t>УРАВНЕНИЯ ПРОДОЛЬНОГО ДВИЖЕНИЯ</w:t>
      </w:r>
    </w:p>
    <w:p w14:paraId="45ADD1E1" w14:textId="64EA4A36" w:rsidR="00EF7287" w:rsidRPr="000F2FE8" w:rsidRDefault="00B43C78" w:rsidP="00510517">
      <w:pPr>
        <w:jc w:val="both"/>
        <w:rPr>
          <w:lang w:val="ru-RU"/>
        </w:rPr>
      </w:pPr>
      <w:r>
        <w:rPr>
          <w:lang w:val="ru-RU"/>
        </w:rPr>
        <w:tab/>
      </w:r>
      <w:r w:rsidR="000F2FE8" w:rsidRPr="000F2FE8">
        <w:rPr>
          <w:lang w:val="ru-RU"/>
        </w:rPr>
        <w:t>Уравнения продольного движения описывают эволюцию частиц в фазовом пространстве</w:t>
      </w:r>
      <w:r w:rsidR="000E4BEE" w:rsidRPr="000E4BEE">
        <w:rPr>
          <w:lang w:val="ru-RU"/>
        </w:rPr>
        <w:t xml:space="preserve"> [</w:t>
      </w:r>
      <w:r w:rsidR="00487D61">
        <w:rPr>
          <w:lang w:val="ru-RU"/>
        </w:rPr>
        <w:t>4</w:t>
      </w:r>
      <w:r w:rsidR="000E4BEE" w:rsidRPr="000E4BEE">
        <w:rPr>
          <w:lang w:val="ru-RU"/>
        </w:rPr>
        <w:t>]</w:t>
      </w:r>
      <w:r w:rsidR="000F2FE8" w:rsidRPr="000F2FE8">
        <w:rPr>
          <w:lang w:val="ru-RU"/>
        </w:rPr>
        <w:t>:</w:t>
      </w:r>
    </w:p>
    <w:p w14:paraId="3859858C" w14:textId="77777777" w:rsidR="00EF7287" w:rsidRDefault="00456B52" w:rsidP="00510517">
      <w:pPr>
        <w:jc w:val="both"/>
        <w:rPr>
          <w:lang w:val="ru-RU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r>
                <w:rPr>
                  <w:rFonts w:ascii="Cambria Math" w:hAnsi="Cambria Math"/>
                </w:rPr>
                <m:t>dτ</m:t>
              </m:r>
            </m:num>
            <m:den>
              <m:r>
                <w:rPr>
                  <w:rFonts w:ascii="Cambria Math" w:hAnsi="Cambria Math"/>
                </w:rPr>
                <m:t>dt</m:t>
              </m:r>
            </m:den>
          </m:f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r>
                <w:rPr>
                  <w:rFonts w:ascii="Cambria Math" w:hAnsi="Cambria Math"/>
                </w:rPr>
                <m:t>η</m:t>
              </m:r>
              <m:r>
                <w:rPr>
                  <w:rFonts w:ascii="Cambria Math" w:hAnsi="Cambria Math"/>
                  <w:lang w:val="en-US"/>
                </w:rPr>
                <m:t>h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β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0</m:t>
                  </m:r>
                </m:sub>
              </m:sSub>
            </m:den>
          </m:f>
          <m:r>
            <w:rPr>
              <w:rFonts w:ascii="Cambria Math" w:hAnsi="Cambria Math"/>
              <w:lang w:val="en-US"/>
            </w:rPr>
            <m:t>∆</m:t>
          </m:r>
          <m:r>
            <w:rPr>
              <w:rFonts w:ascii="Cambria Math" w:hAnsi="Cambria Math"/>
            </w:rPr>
            <m:t>E</m:t>
          </m:r>
          <m:r>
            <w:rPr>
              <w:rFonts w:ascii="Cambria Math" w:hAnsi="Cambria Math"/>
              <w:lang w:val="en-US"/>
            </w:rPr>
            <m:t xml:space="preserve">,  </m:t>
          </m:r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r>
                <w:rPr>
                  <w:rFonts w:ascii="Cambria Math" w:hAnsi="Cambria Math"/>
                </w:rPr>
                <m:t>d</m:t>
              </m:r>
              <m:r>
                <w:rPr>
                  <w:rFonts w:ascii="Cambria Math" w:hAnsi="Cambria Math"/>
                  <w:lang w:val="en-US"/>
                </w:rPr>
                <m:t>∆</m:t>
              </m:r>
              <m:r>
                <w:rPr>
                  <w:rFonts w:ascii="Cambria Math" w:hAnsi="Cambria Math"/>
                </w:rPr>
                <m:t>E</m:t>
              </m:r>
            </m:num>
            <m:den>
              <m:r>
                <w:rPr>
                  <w:rFonts w:ascii="Cambria Math" w:hAnsi="Cambria Math"/>
                </w:rPr>
                <m:t>dt</m:t>
              </m:r>
            </m:den>
          </m:f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r>
                <w:rPr>
                  <w:rFonts w:ascii="Cambria Math" w:hAnsi="Cambria Math"/>
                </w:rPr>
                <m:t>Ze</m:t>
              </m:r>
            </m:num>
            <m:den>
              <m:r>
                <w:rPr>
                  <w:rFonts w:ascii="Cambria Math" w:hAnsi="Cambria Math"/>
                </w:rPr>
                <m:t>A</m:t>
              </m:r>
            </m:den>
          </m:f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ω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0</m:t>
                  </m:r>
                </m:sub>
              </m:sSub>
            </m:num>
            <m:den>
              <m:r>
                <w:rPr>
                  <w:rFonts w:ascii="Cambria Math" w:hAnsi="Cambria Math"/>
                  <w:lang w:val="en-US"/>
                </w:rPr>
                <m:t>2</m:t>
              </m:r>
              <m:r>
                <w:rPr>
                  <w:rFonts w:ascii="Cambria Math" w:hAnsi="Cambria Math"/>
                </w:rPr>
                <m:t>π</m:t>
              </m:r>
            </m:den>
          </m:f>
          <m:r>
            <w:rPr>
              <w:rFonts w:ascii="Cambria Math" w:hAnsi="Cambria Math"/>
            </w:rPr>
            <m:t>V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iCs/>
                </w:rPr>
              </m:ctrlPr>
            </m:dPr>
            <m:e>
              <m:func>
                <m:funcPr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sin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iCs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ϕ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s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en-US"/>
                        </w:rPr>
                        <m:t>-h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ω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τ</m:t>
                      </m:r>
                    </m:e>
                  </m:d>
                </m:e>
              </m:func>
              <m:r>
                <w:rPr>
                  <w:rFonts w:ascii="Cambria Math" w:hAnsi="Cambria Math"/>
                  <w:lang w:val="en-US"/>
                </w:rPr>
                <m:t>-</m:t>
              </m:r>
              <m:func>
                <m:funcPr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sin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ϕ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s</m:t>
                      </m:r>
                    </m:sub>
                  </m:sSub>
                </m:e>
              </m:func>
            </m:e>
          </m:d>
          <m:r>
            <w:rPr>
              <w:rFonts w:ascii="Cambria Math" w:hAnsi="Cambria Math"/>
            </w:rPr>
            <m:t xml:space="preserve">    </m:t>
          </m:r>
          <m:d>
            <m:dPr>
              <m:ctrlPr>
                <w:rPr>
                  <w:rFonts w:ascii="Cambria Math" w:hAnsi="Cambria Math"/>
                  <w:i/>
                  <w:lang w:val="ru-RU"/>
                </w:rPr>
              </m:ctrlPr>
            </m:dPr>
            <m:e>
              <m:r>
                <w:rPr>
                  <w:rFonts w:ascii="Cambria Math" w:hAnsi="Cambria Math"/>
                  <w:lang w:val="ru-RU"/>
                </w:rPr>
                <m:t>1</m:t>
              </m:r>
            </m:e>
          </m:d>
        </m:oMath>
      </m:oMathPara>
    </w:p>
    <w:p w14:paraId="5D651969" w14:textId="77777777" w:rsidR="000F2FE8" w:rsidRDefault="000F2FE8" w:rsidP="00510517">
      <w:pPr>
        <w:spacing w:before="120"/>
        <w:jc w:val="both"/>
        <w:rPr>
          <w:rFonts w:eastAsiaTheme="minorEastAsia"/>
          <w:lang w:val="ru-RU"/>
        </w:rPr>
      </w:pPr>
      <w:r w:rsidRPr="000F2FE8">
        <w:rPr>
          <w:rFonts w:eastAsiaTheme="minorEastAsia"/>
          <w:iCs/>
          <w:lang w:val="ru-RU"/>
        </w:rPr>
        <w:t xml:space="preserve">где </w:t>
      </w:r>
      <m:oMath>
        <m:r>
          <w:rPr>
            <w:rFonts w:ascii="Cambria Math" w:hAnsi="Cambria Math"/>
          </w:rPr>
          <m:t>τ</m:t>
        </m:r>
      </m:oMath>
      <w:r w:rsidR="00DE0169" w:rsidRPr="000F2FE8">
        <w:rPr>
          <w:rFonts w:eastAsiaTheme="minorEastAsia"/>
          <w:lang w:val="ru-RU"/>
        </w:rPr>
        <w:t xml:space="preserve"> – </w:t>
      </w:r>
      <w:r w:rsidRPr="000F2FE8">
        <w:rPr>
          <w:rFonts w:eastAsiaTheme="minorEastAsia"/>
          <w:iCs/>
          <w:lang w:val="ru-RU"/>
        </w:rPr>
        <w:t xml:space="preserve">отклонение частицы от референсной, </w:t>
      </w:r>
      <m:oMath>
        <m:r>
          <w:rPr>
            <w:rFonts w:ascii="Cambria Math" w:hAnsi="Cambria Math"/>
            <w:lang w:val="en-US"/>
          </w:rPr>
          <m:t>β</m:t>
        </m:r>
        <m:r>
          <w:rPr>
            <w:rFonts w:ascii="Cambria Math" w:eastAsiaTheme="minorEastAsia" w:hAnsi="Cambria Math"/>
            <w:lang w:val="en-US"/>
          </w:rPr>
          <m:t>c</m:t>
        </m:r>
      </m:oMath>
      <w:r w:rsidRPr="000F2FE8">
        <w:rPr>
          <w:rFonts w:eastAsiaTheme="minorEastAsia"/>
          <w:lang w:val="ru-RU"/>
        </w:rPr>
        <w:t xml:space="preserve"> – скорость,</w:t>
      </w:r>
      <w:r w:rsidRPr="000F2FE8">
        <w:rPr>
          <w:rFonts w:eastAsiaTheme="minorEastAsia"/>
          <w:iCs/>
          <w:lang w:val="ru-RU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ω</m:t>
            </m:r>
          </m:e>
          <m:sub>
            <m:r>
              <w:rPr>
                <w:rFonts w:ascii="Cambria Math" w:hAnsi="Cambria Math"/>
                <w:lang w:val="ru-RU"/>
              </w:rPr>
              <m:t>0</m:t>
            </m:r>
          </m:sub>
        </m:sSub>
        <m:r>
          <w:rPr>
            <w:rFonts w:ascii="Cambria Math" w:eastAsiaTheme="minorEastAsia" w:hAnsi="Cambria Math"/>
            <w:lang w:val="ru-RU"/>
          </w:rPr>
          <m:t>=</m:t>
        </m:r>
        <m:f>
          <m:fPr>
            <m:type m:val="lin"/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  <w:lang w:val="ru-RU"/>
              </w:rPr>
              <m:t>2</m:t>
            </m:r>
            <m:r>
              <w:rPr>
                <w:rFonts w:ascii="Cambria Math" w:eastAsiaTheme="minorEastAsia" w:hAnsi="Cambria Math"/>
              </w:rPr>
              <m:t>π</m:t>
            </m:r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T</m:t>
                </m:r>
              </m:e>
              <m:sub>
                <m:r>
                  <w:rPr>
                    <w:rFonts w:ascii="Cambria Math" w:eastAsiaTheme="minorEastAsia" w:hAnsi="Cambria Math"/>
                    <w:lang w:val="ru-RU"/>
                  </w:rPr>
                  <m:t>0</m:t>
                </m:r>
              </m:sub>
            </m:sSub>
          </m:den>
        </m:f>
      </m:oMath>
      <w:r w:rsidRPr="000F2FE8">
        <w:rPr>
          <w:rFonts w:eastAsiaTheme="minorEastAsia"/>
          <w:lang w:val="ru-RU"/>
        </w:rPr>
        <w:t xml:space="preserve">– угловая частота и соответствующее время обращения, </w:t>
      </w:r>
      <m:oMath>
        <m:r>
          <w:rPr>
            <w:rFonts w:ascii="Cambria Math" w:hAnsi="Cambria Math"/>
            <w:lang w:val="ru-RU"/>
          </w:rPr>
          <m:t>h</m:t>
        </m:r>
      </m:oMath>
      <w:r w:rsidRPr="000F2FE8">
        <w:rPr>
          <w:rFonts w:eastAsiaTheme="minorEastAsia"/>
          <w:lang w:val="ru-RU"/>
        </w:rPr>
        <w:t xml:space="preserve"> – гармоническое число, </w:t>
      </w:r>
      <m:oMath>
        <m:r>
          <w:rPr>
            <w:rFonts w:ascii="Cambria Math" w:hAnsi="Cambria Math"/>
            <w:lang w:val="en-US"/>
          </w:rPr>
          <m:t>V</m:t>
        </m:r>
      </m:oMath>
      <w:r w:rsidRPr="000F2FE8">
        <w:rPr>
          <w:rFonts w:eastAsiaTheme="minorEastAsia"/>
          <w:lang w:val="ru-RU"/>
        </w:rPr>
        <w:t xml:space="preserve"> – амплитуда ВЧ, </w:t>
      </w:r>
      <m:oMath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ϕ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en-US"/>
              </w:rPr>
              <m:t>s</m:t>
            </m:r>
          </m:sub>
        </m:sSub>
      </m:oMath>
      <w:r w:rsidRPr="000F2FE8">
        <w:rPr>
          <w:rFonts w:eastAsiaTheme="minorEastAsia"/>
          <w:lang w:val="ru-RU"/>
        </w:rPr>
        <w:t xml:space="preserve"> – фаза равновесной частицы, коэффициент проскальзывания (</w:t>
      </w:r>
      <w:r>
        <w:rPr>
          <w:rFonts w:eastAsiaTheme="minorEastAsia"/>
          <w:lang w:val="en-US"/>
        </w:rPr>
        <w:t>slip</w:t>
      </w:r>
      <w:r w:rsidRPr="000F2FE8">
        <w:rPr>
          <w:rFonts w:eastAsiaTheme="minorEastAsia"/>
          <w:lang w:val="ru-RU"/>
        </w:rPr>
        <w:t>-</w:t>
      </w:r>
      <w:r>
        <w:rPr>
          <w:rFonts w:eastAsiaTheme="minorEastAsia"/>
          <w:lang w:val="en-US"/>
        </w:rPr>
        <w:t>factor</w:t>
      </w:r>
      <w:r w:rsidRPr="000F2FE8">
        <w:rPr>
          <w:rFonts w:eastAsiaTheme="minorEastAsia"/>
          <w:lang w:val="ru-RU"/>
        </w:rPr>
        <w:t>)</w:t>
      </w:r>
      <w:r w:rsidR="00DE0169">
        <w:rPr>
          <w:rFonts w:eastAsiaTheme="minorEastAsia"/>
          <w:lang w:val="ru-RU"/>
        </w:rPr>
        <w:br/>
      </w:r>
      <m:oMath>
        <m:r>
          <w:rPr>
            <w:rFonts w:ascii="Cambria Math" w:eastAsiaTheme="minorEastAsia" w:hAnsi="Cambria Math"/>
          </w:rPr>
          <m:t>η</m:t>
        </m:r>
        <m:d>
          <m:dPr>
            <m:ctrlPr>
              <w:rPr>
                <w:rFonts w:ascii="Cambria Math" w:eastAsiaTheme="minorEastAsia" w:hAnsi="Cambria Math"/>
                <w:bCs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δ</m:t>
            </m:r>
          </m:e>
        </m:d>
        <m:r>
          <w:rPr>
            <w:rFonts w:ascii="Cambria Math" w:eastAsiaTheme="minorEastAsia" w:hAnsi="Cambria Math"/>
            <w:lang w:val="ru-RU"/>
          </w:rPr>
          <m:t>=</m:t>
        </m:r>
        <m:sSub>
          <m:sSubPr>
            <m:ctrlPr>
              <w:rPr>
                <w:rFonts w:ascii="Cambria Math" w:eastAsiaTheme="minorEastAsia" w:hAnsi="Cambria Math"/>
                <w:bCs/>
              </w:rPr>
            </m:ctrlPr>
          </m:sSubPr>
          <m:e>
            <m:r>
              <w:rPr>
                <w:rFonts w:ascii="Cambria Math" w:eastAsiaTheme="minorEastAsia" w:hAnsi="Cambria Math"/>
              </w:rPr>
              <m:t>η</m:t>
            </m:r>
          </m:e>
          <m:sub>
            <m:r>
              <w:rPr>
                <w:rFonts w:ascii="Cambria Math" w:eastAsiaTheme="minorEastAsia" w:hAnsi="Cambria Math"/>
                <w:lang w:val="ru-RU"/>
              </w:rPr>
              <m:t>0</m:t>
            </m:r>
          </m:sub>
        </m:sSub>
        <m:r>
          <w:rPr>
            <w:rFonts w:ascii="Cambria Math" w:eastAsiaTheme="minorEastAsia" w:hAnsi="Cambria Math"/>
            <w:lang w:val="ru-RU"/>
          </w:rPr>
          <m:t>+</m:t>
        </m:r>
        <m:sSub>
          <m:sSubPr>
            <m:ctrlPr>
              <w:rPr>
                <w:rFonts w:ascii="Cambria Math" w:eastAsiaTheme="minorEastAsia" w:hAnsi="Cambria Math"/>
                <w:bCs/>
              </w:rPr>
            </m:ctrlPr>
          </m:sSubPr>
          <m:e>
            <m:r>
              <w:rPr>
                <w:rFonts w:ascii="Cambria Math" w:eastAsiaTheme="minorEastAsia" w:hAnsi="Cambria Math"/>
              </w:rPr>
              <m:t>η</m:t>
            </m:r>
          </m:e>
          <m:sub>
            <m:r>
              <w:rPr>
                <w:rFonts w:ascii="Cambria Math" w:eastAsiaTheme="minorEastAsia" w:hAnsi="Cambria Math"/>
                <w:lang w:val="ru-RU"/>
              </w:rPr>
              <m:t>1</m:t>
            </m:r>
          </m:sub>
        </m:sSub>
        <m:r>
          <w:rPr>
            <w:rFonts w:ascii="Cambria Math" w:eastAsiaTheme="minorEastAsia" w:hAnsi="Cambria Math"/>
          </w:rPr>
          <m:t>δ</m:t>
        </m:r>
        <m:r>
          <w:rPr>
            <w:rFonts w:ascii="Cambria Math" w:eastAsiaTheme="minorEastAsia" w:hAnsi="Cambria Math"/>
            <w:lang w:val="ru-RU"/>
          </w:rPr>
          <m:t>+⋯</m:t>
        </m:r>
      </m:oMath>
      <w:r w:rsidR="00357B58" w:rsidRPr="00357B58">
        <w:rPr>
          <w:rFonts w:eastAsiaTheme="minorEastAsia"/>
          <w:lang w:val="ru-RU"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  <w:bCs/>
              </w:rPr>
            </m:ctrlPr>
          </m:sSubPr>
          <m:e>
            <m:r>
              <w:rPr>
                <w:rFonts w:ascii="Cambria Math" w:eastAsiaTheme="minorEastAsia" w:hAnsi="Cambria Math"/>
              </w:rPr>
              <m:t>η</m:t>
            </m:r>
          </m:e>
          <m:sub>
            <m:r>
              <w:rPr>
                <w:rFonts w:ascii="Cambria Math" w:eastAsiaTheme="minorEastAsia" w:hAnsi="Cambria Math"/>
                <w:lang w:val="ru-RU"/>
              </w:rPr>
              <m:t>0</m:t>
            </m:r>
          </m:sub>
        </m:sSub>
        <m:r>
          <w:rPr>
            <w:rFonts w:ascii="Cambria Math" w:eastAsiaTheme="minorEastAsia" w:hAnsi="Cambria Math"/>
            <w:lang w:val="ru-RU"/>
          </w:rPr>
          <m:t>=</m:t>
        </m:r>
        <m:sSub>
          <m:sSubPr>
            <m:ctrlPr>
              <w:rPr>
                <w:rFonts w:ascii="Cambria Math" w:eastAsiaTheme="minorEastAsia" w:hAnsi="Cambria Math"/>
                <w:bCs/>
              </w:rPr>
            </m:ctrlPr>
          </m:sSubPr>
          <m:e>
            <m:r>
              <w:rPr>
                <w:rFonts w:ascii="Cambria Math" w:eastAsiaTheme="minorEastAsia" w:hAnsi="Cambria Math"/>
              </w:rPr>
              <m:t>α</m:t>
            </m:r>
          </m:e>
          <m:sub>
            <m:r>
              <w:rPr>
                <w:rFonts w:ascii="Cambria Math" w:eastAsiaTheme="minorEastAsia" w:hAnsi="Cambria Math"/>
                <w:lang w:val="ru-RU"/>
              </w:rPr>
              <m:t>0</m:t>
            </m:r>
          </m:sub>
        </m:sSub>
        <m:r>
          <w:rPr>
            <w:rFonts w:ascii="Cambria Math" w:eastAsiaTheme="minorEastAsia" w:hAnsi="Cambria Math"/>
            <w:lang w:val="ru-RU"/>
          </w:rPr>
          <m:t>-</m:t>
        </m:r>
        <m:f>
          <m:fPr>
            <m:ctrlPr>
              <w:rPr>
                <w:rFonts w:ascii="Cambria Math" w:eastAsiaTheme="minorEastAsia" w:hAnsi="Cambria Math"/>
                <w:bCs/>
                <w:i/>
              </w:rPr>
            </m:ctrlPr>
          </m:fPr>
          <m:num>
            <m:r>
              <w:rPr>
                <w:rFonts w:ascii="Cambria Math" w:eastAsiaTheme="minorEastAsia" w:hAnsi="Cambria Math"/>
                <w:lang w:val="ru-RU"/>
              </w:rPr>
              <m:t>1</m:t>
            </m:r>
          </m:num>
          <m:den>
            <m:sSubSup>
              <m:sSubSupPr>
                <m:ctrlPr>
                  <w:rPr>
                    <w:rFonts w:ascii="Cambria Math" w:eastAsiaTheme="minorEastAsia" w:hAnsi="Cambria Math"/>
                    <w:bCs/>
                    <w:i/>
                  </w:rPr>
                </m:ctrlPr>
              </m:sSubSupPr>
              <m:e>
                <m:r>
                  <w:rPr>
                    <w:rFonts w:ascii="Cambria Math" w:eastAsiaTheme="minorEastAsia" w:hAnsi="Cambria Math"/>
                  </w:rPr>
                  <m:t>γ</m:t>
                </m:r>
              </m:e>
              <m:sub>
                <m:r>
                  <w:rPr>
                    <w:rFonts w:ascii="Cambria Math" w:eastAsiaTheme="minorEastAsia" w:hAnsi="Cambria Math"/>
                    <w:lang w:val="ru-RU"/>
                  </w:rPr>
                  <m:t>0</m:t>
                </m:r>
              </m:sub>
              <m:sup>
                <m:r>
                  <w:rPr>
                    <w:rFonts w:ascii="Cambria Math" w:eastAsiaTheme="minorEastAsia" w:hAnsi="Cambria Math"/>
                    <w:lang w:val="ru-RU"/>
                  </w:rPr>
                  <m:t>2</m:t>
                </m:r>
              </m:sup>
            </m:sSubSup>
          </m:den>
        </m:f>
        <m:r>
          <w:rPr>
            <w:rFonts w:ascii="Cambria Math" w:eastAsiaTheme="minorEastAsia" w:hAnsi="Cambria Math"/>
            <w:lang w:val="ru-RU"/>
          </w:rPr>
          <m:t xml:space="preserve">, </m:t>
        </m:r>
        <m:sSub>
          <m:sSubPr>
            <m:ctrlPr>
              <w:rPr>
                <w:rFonts w:ascii="Cambria Math" w:eastAsiaTheme="minorEastAsia" w:hAnsi="Cambria Math"/>
                <w:bCs/>
              </w:rPr>
            </m:ctrlPr>
          </m:sSubPr>
          <m:e>
            <m:r>
              <w:rPr>
                <w:rFonts w:ascii="Cambria Math" w:eastAsiaTheme="minorEastAsia" w:hAnsi="Cambria Math"/>
              </w:rPr>
              <m:t>η</m:t>
            </m:r>
          </m:e>
          <m:sub>
            <m:r>
              <w:rPr>
                <w:rFonts w:ascii="Cambria Math" w:eastAsiaTheme="minorEastAsia" w:hAnsi="Cambria Math"/>
                <w:lang w:val="ru-RU"/>
              </w:rPr>
              <m:t>1</m:t>
            </m:r>
          </m:sub>
        </m:sSub>
        <m:r>
          <w:rPr>
            <w:rFonts w:ascii="Cambria Math" w:eastAsiaTheme="minorEastAsia" w:hAnsi="Cambria Math"/>
            <w:lang w:val="ru-RU"/>
          </w:rPr>
          <m:t>=</m:t>
        </m:r>
        <m:f>
          <m:fPr>
            <m:ctrlPr>
              <w:rPr>
                <w:rFonts w:ascii="Cambria Math" w:eastAsiaTheme="minorEastAsia" w:hAnsi="Cambria Math"/>
                <w:bCs/>
                <w:i/>
              </w:rPr>
            </m:ctrlPr>
          </m:fPr>
          <m:num>
            <m:r>
              <w:rPr>
                <w:rFonts w:ascii="Cambria Math" w:eastAsiaTheme="minorEastAsia" w:hAnsi="Cambria Math"/>
                <w:lang w:val="ru-RU"/>
              </w:rPr>
              <m:t>3</m:t>
            </m:r>
            <m:sSubSup>
              <m:sSubSupPr>
                <m:ctrlPr>
                  <w:rPr>
                    <w:rFonts w:ascii="Cambria Math" w:eastAsiaTheme="minorEastAsia" w:hAnsi="Cambria Math"/>
                    <w:bCs/>
                    <w:i/>
                  </w:rPr>
                </m:ctrlPr>
              </m:sSubSupPr>
              <m:e>
                <m:r>
                  <w:rPr>
                    <w:rFonts w:ascii="Cambria Math" w:eastAsiaTheme="minorEastAsia" w:hAnsi="Cambria Math"/>
                  </w:rPr>
                  <m:t>β</m:t>
                </m:r>
              </m:e>
              <m:sub>
                <m:r>
                  <w:rPr>
                    <w:rFonts w:ascii="Cambria Math" w:eastAsiaTheme="minorEastAsia" w:hAnsi="Cambria Math"/>
                    <w:lang w:val="ru-RU"/>
                  </w:rPr>
                  <m:t>0</m:t>
                </m:r>
              </m:sub>
              <m:sup>
                <m:r>
                  <w:rPr>
                    <w:rFonts w:ascii="Cambria Math" w:eastAsiaTheme="minorEastAsia" w:hAnsi="Cambria Math"/>
                    <w:lang w:val="ru-RU"/>
                  </w:rPr>
                  <m:t>2</m:t>
                </m:r>
              </m:sup>
            </m:sSubSup>
          </m:num>
          <m:den>
            <m:r>
              <w:rPr>
                <w:rFonts w:ascii="Cambria Math" w:eastAsiaTheme="minorEastAsia" w:hAnsi="Cambria Math"/>
                <w:lang w:val="ru-RU"/>
              </w:rPr>
              <m:t>2</m:t>
            </m:r>
            <m:sSubSup>
              <m:sSubSupPr>
                <m:ctrlPr>
                  <w:rPr>
                    <w:rFonts w:ascii="Cambria Math" w:eastAsiaTheme="minorEastAsia" w:hAnsi="Cambria Math"/>
                    <w:bCs/>
                    <w:i/>
                  </w:rPr>
                </m:ctrlPr>
              </m:sSubSupPr>
              <m:e>
                <m:r>
                  <w:rPr>
                    <w:rFonts w:ascii="Cambria Math" w:eastAsiaTheme="minorEastAsia" w:hAnsi="Cambria Math"/>
                  </w:rPr>
                  <m:t>γ</m:t>
                </m:r>
              </m:e>
              <m:sub>
                <m:r>
                  <w:rPr>
                    <w:rFonts w:ascii="Cambria Math" w:eastAsiaTheme="minorEastAsia" w:hAnsi="Cambria Math"/>
                    <w:lang w:val="ru-RU"/>
                  </w:rPr>
                  <m:t>0</m:t>
                </m:r>
              </m:sub>
              <m:sup>
                <m:r>
                  <w:rPr>
                    <w:rFonts w:ascii="Cambria Math" w:eastAsiaTheme="minorEastAsia" w:hAnsi="Cambria Math"/>
                    <w:lang w:val="ru-RU"/>
                  </w:rPr>
                  <m:t>2</m:t>
                </m:r>
              </m:sup>
            </m:sSubSup>
          </m:den>
        </m:f>
        <m:r>
          <w:rPr>
            <w:rFonts w:ascii="Cambria Math" w:eastAsiaTheme="minorEastAsia" w:hAnsi="Cambria Math"/>
            <w:lang w:val="ru-RU"/>
          </w:rPr>
          <m:t>+</m:t>
        </m:r>
        <m:sSub>
          <m:sSubPr>
            <m:ctrlPr>
              <w:rPr>
                <w:rFonts w:ascii="Cambria Math" w:eastAsiaTheme="minorEastAsia" w:hAnsi="Cambria Math"/>
                <w:bCs/>
              </w:rPr>
            </m:ctrlPr>
          </m:sSubPr>
          <m:e>
            <m:r>
              <w:rPr>
                <w:rFonts w:ascii="Cambria Math" w:eastAsiaTheme="minorEastAsia" w:hAnsi="Cambria Math"/>
              </w:rPr>
              <m:t>α</m:t>
            </m:r>
          </m:e>
          <m:sub>
            <m:r>
              <w:rPr>
                <w:rFonts w:ascii="Cambria Math" w:eastAsiaTheme="minorEastAsia" w:hAnsi="Cambria Math"/>
                <w:lang w:val="ru-RU"/>
              </w:rPr>
              <m:t>1</m:t>
            </m:r>
          </m:sub>
        </m:sSub>
        <m:r>
          <w:rPr>
            <w:rFonts w:ascii="Cambria Math" w:eastAsiaTheme="minorEastAsia" w:hAnsi="Cambria Math"/>
            <w:lang w:val="ru-RU"/>
          </w:rPr>
          <m:t>-</m:t>
        </m:r>
        <m:sSub>
          <m:sSubPr>
            <m:ctrlPr>
              <w:rPr>
                <w:rFonts w:ascii="Cambria Math" w:eastAsiaTheme="minorEastAsia" w:hAnsi="Cambria Math"/>
                <w:bCs/>
              </w:rPr>
            </m:ctrlPr>
          </m:sSubPr>
          <m:e>
            <m:r>
              <w:rPr>
                <w:rFonts w:ascii="Cambria Math" w:eastAsiaTheme="minorEastAsia" w:hAnsi="Cambria Math"/>
              </w:rPr>
              <m:t>α</m:t>
            </m:r>
          </m:e>
          <m:sub>
            <m:r>
              <w:rPr>
                <w:rFonts w:ascii="Cambria Math" w:eastAsiaTheme="minorEastAsia" w:hAnsi="Cambria Math"/>
                <w:lang w:val="ru-RU"/>
              </w:rPr>
              <m:t>0</m:t>
            </m:r>
          </m:sub>
        </m:sSub>
        <m:sSub>
          <m:sSubPr>
            <m:ctrlPr>
              <w:rPr>
                <w:rFonts w:ascii="Cambria Math" w:eastAsiaTheme="minorEastAsia" w:hAnsi="Cambria Math"/>
                <w:bCs/>
              </w:rPr>
            </m:ctrlPr>
          </m:sSubPr>
          <m:e>
            <m:r>
              <w:rPr>
                <w:rFonts w:ascii="Cambria Math" w:eastAsiaTheme="minorEastAsia" w:hAnsi="Cambria Math"/>
              </w:rPr>
              <m:t>η</m:t>
            </m:r>
          </m:e>
          <m:sub>
            <m:r>
              <w:rPr>
                <w:rFonts w:ascii="Cambria Math" w:eastAsiaTheme="minorEastAsia" w:hAnsi="Cambria Math"/>
                <w:lang w:val="ru-RU"/>
              </w:rPr>
              <m:t>0</m:t>
            </m:r>
          </m:sub>
        </m:sSub>
      </m:oMath>
      <w:r w:rsidR="003C0765" w:rsidRPr="003C0765">
        <w:rPr>
          <w:rFonts w:eastAsiaTheme="minorEastAsia"/>
          <w:bCs/>
          <w:lang w:val="ru-RU"/>
        </w:rPr>
        <w:t>.</w:t>
      </w:r>
    </w:p>
    <w:p w14:paraId="0A8CAAEA" w14:textId="77777777" w:rsidR="000F2FE8" w:rsidRPr="003C0765" w:rsidRDefault="003568B9" w:rsidP="00510517">
      <w:pPr>
        <w:spacing w:before="120"/>
        <w:jc w:val="both"/>
        <w:rPr>
          <w:rFonts w:eastAsiaTheme="minorEastAsia"/>
          <w:bCs/>
          <w:lang w:val="ru-RU"/>
        </w:rPr>
      </w:pPr>
      <w:r w:rsidRPr="003568B9">
        <w:rPr>
          <w:rFonts w:eastAsiaTheme="minorEastAsia"/>
          <w:lang w:val="ru-RU"/>
        </w:rPr>
        <w:lastRenderedPageBreak/>
        <w:t xml:space="preserve">В уравнениях (1) при </w:t>
      </w:r>
      <w:r>
        <w:rPr>
          <w:rFonts w:eastAsiaTheme="minorEastAsia"/>
          <w:lang w:val="ru-RU"/>
        </w:rPr>
        <w:t xml:space="preserve">ускорении энергия пучка приближается к критической </w:t>
      </w:r>
      <m:oMath>
        <m:sSub>
          <m:sSubPr>
            <m:ctrlPr>
              <w:rPr>
                <w:rFonts w:ascii="Cambria Math" w:eastAsiaTheme="minorEastAsia" w:hAnsi="Cambria Math"/>
                <w:bCs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γ</m:t>
            </m:r>
            <m:r>
              <w:rPr>
                <w:rFonts w:ascii="Cambria Math" w:eastAsiaTheme="minorEastAsia" w:hAnsi="Cambria Math"/>
                <w:lang w:val="ru-RU"/>
              </w:rPr>
              <m:t>→</m:t>
            </m:r>
            <m:r>
              <w:rPr>
                <w:rFonts w:ascii="Cambria Math" w:eastAsiaTheme="minorEastAsia" w:hAnsi="Cambria Math"/>
              </w:rPr>
              <m:t>γ</m:t>
            </m:r>
          </m:e>
          <m:sub>
            <m:r>
              <w:rPr>
                <w:rFonts w:ascii="Cambria Math" w:eastAsiaTheme="minorEastAsia" w:hAnsi="Cambria Math"/>
              </w:rPr>
              <m:t>tr</m:t>
            </m:r>
          </m:sub>
        </m:sSub>
      </m:oMath>
      <w:r w:rsidRPr="003568B9">
        <w:rPr>
          <w:rFonts w:eastAsiaTheme="minorEastAsia"/>
          <w:bCs/>
          <w:lang w:val="ru-RU"/>
        </w:rPr>
        <w:t xml:space="preserve">, если </w:t>
      </w:r>
      <m:oMath>
        <m:sSub>
          <m:sSubPr>
            <m:ctrlPr>
              <w:rPr>
                <w:rFonts w:ascii="Cambria Math" w:eastAsiaTheme="minorEastAsia" w:hAnsi="Cambria Math"/>
                <w:bCs/>
              </w:rPr>
            </m:ctrlPr>
          </m:sSubPr>
          <m:e>
            <m:r>
              <w:rPr>
                <w:rFonts w:ascii="Cambria Math" w:eastAsiaTheme="minorEastAsia" w:hAnsi="Cambria Math"/>
              </w:rPr>
              <m:t>η</m:t>
            </m:r>
          </m:e>
          <m:sub>
            <m:r>
              <w:rPr>
                <w:rFonts w:ascii="Cambria Math" w:eastAsiaTheme="minorEastAsia" w:hAnsi="Cambria Math"/>
                <w:lang w:val="ru-RU"/>
              </w:rPr>
              <m:t>1</m:t>
            </m:r>
          </m:sub>
        </m:sSub>
        <m:r>
          <w:rPr>
            <w:rFonts w:ascii="Cambria Math" w:eastAsiaTheme="minorEastAsia" w:hAnsi="Cambria Math"/>
          </w:rPr>
          <m:t>δ</m:t>
        </m:r>
      </m:oMath>
      <w:r w:rsidRPr="003568B9">
        <w:rPr>
          <w:rFonts w:eastAsiaTheme="minorEastAsia"/>
          <w:bCs/>
          <w:lang w:val="ru-RU"/>
        </w:rPr>
        <w:t xml:space="preserve"> мало, то </w:t>
      </w:r>
      <m:oMath>
        <m:r>
          <w:rPr>
            <w:rFonts w:ascii="Cambria Math" w:eastAsiaTheme="minorEastAsia" w:hAnsi="Cambria Math"/>
          </w:rPr>
          <m:t>η</m:t>
        </m:r>
        <m:r>
          <w:rPr>
            <w:rFonts w:ascii="Cambria Math" w:eastAsiaTheme="minorEastAsia" w:hAnsi="Cambria Math"/>
            <w:lang w:val="ru-RU"/>
          </w:rPr>
          <m:t>=</m:t>
        </m:r>
        <m:sSub>
          <m:sSubPr>
            <m:ctrlPr>
              <w:rPr>
                <w:rFonts w:ascii="Cambria Math" w:eastAsiaTheme="minorEastAsia" w:hAnsi="Cambria Math"/>
                <w:bCs/>
              </w:rPr>
            </m:ctrlPr>
          </m:sSubPr>
          <m:e>
            <m:r>
              <w:rPr>
                <w:rFonts w:ascii="Cambria Math" w:eastAsiaTheme="minorEastAsia" w:hAnsi="Cambria Math"/>
              </w:rPr>
              <m:t>η</m:t>
            </m:r>
          </m:e>
          <m:sub>
            <m:r>
              <w:rPr>
                <w:rFonts w:ascii="Cambria Math" w:eastAsiaTheme="minorEastAsia" w:hAnsi="Cambria Math"/>
                <w:lang w:val="ru-RU"/>
              </w:rPr>
              <m:t>0</m:t>
            </m:r>
          </m:sub>
        </m:sSub>
        <m:r>
          <w:rPr>
            <w:rFonts w:ascii="Cambria Math" w:eastAsiaTheme="minorEastAsia" w:hAnsi="Cambria Math"/>
            <w:lang w:val="ru-RU"/>
          </w:rPr>
          <m:t>→0</m:t>
        </m:r>
      </m:oMath>
      <w:r w:rsidRPr="003568B9">
        <w:rPr>
          <w:rFonts w:eastAsiaTheme="minorEastAsia"/>
          <w:bCs/>
          <w:lang w:val="ru-RU"/>
        </w:rPr>
        <w:t>, а значит может возникнуть необходимость проходить критическую энергию</w:t>
      </w:r>
      <w:r w:rsidR="003C0765" w:rsidRPr="003C0765">
        <w:rPr>
          <w:rFonts w:eastAsiaTheme="minorEastAsia"/>
          <w:bCs/>
          <w:lang w:val="ru-RU"/>
        </w:rPr>
        <w:t>.</w:t>
      </w:r>
    </w:p>
    <w:p w14:paraId="51857759" w14:textId="77777777" w:rsidR="00651DD5" w:rsidRPr="00866A18" w:rsidRDefault="000415CF" w:rsidP="00651DD5">
      <w:pPr>
        <w:pStyle w:val="Heading"/>
        <w:suppressAutoHyphens/>
        <w:spacing w:line="276" w:lineRule="auto"/>
        <w:rPr>
          <w:rFonts w:asciiTheme="majorBidi" w:hAnsiTheme="majorBidi" w:cstheme="majorBidi"/>
          <w:sz w:val="24"/>
          <w:szCs w:val="24"/>
        </w:rPr>
      </w:pPr>
      <w:r w:rsidRPr="00F0121B">
        <w:rPr>
          <w:sz w:val="24"/>
          <w:szCs w:val="24"/>
        </w:rPr>
        <w:t>АДИАБАТИЧНОСТЬ</w:t>
      </w:r>
      <w:r w:rsidR="00F0121B" w:rsidRPr="00F0121B">
        <w:rPr>
          <w:sz w:val="24"/>
          <w:szCs w:val="24"/>
        </w:rPr>
        <w:t xml:space="preserve"> и</w:t>
      </w:r>
      <w:r w:rsidRPr="00F0121B">
        <w:rPr>
          <w:sz w:val="24"/>
          <w:szCs w:val="24"/>
        </w:rPr>
        <w:t xml:space="preserve"> НЕЛИНЕЙНОСТЬ</w:t>
      </w:r>
      <w:r w:rsidR="00F0121B" w:rsidRPr="00F0121B">
        <w:rPr>
          <w:sz w:val="24"/>
          <w:szCs w:val="24"/>
        </w:rPr>
        <w:t xml:space="preserve"> </w:t>
      </w:r>
      <w:r w:rsidR="00F0121B">
        <w:rPr>
          <w:sz w:val="24"/>
          <w:szCs w:val="24"/>
        </w:rPr>
        <w:t>продольного</w:t>
      </w:r>
      <w:r w:rsidR="00F0121B" w:rsidRPr="00F0121B">
        <w:rPr>
          <w:sz w:val="24"/>
          <w:szCs w:val="24"/>
        </w:rPr>
        <w:t xml:space="preserve"> Движения</w:t>
      </w:r>
    </w:p>
    <w:p w14:paraId="08406ED9" w14:textId="7CD02ABA" w:rsidR="002F60DB" w:rsidRPr="002F60DB" w:rsidRDefault="00F31B38" w:rsidP="00A82401">
      <w:pPr>
        <w:spacing w:before="120" w:after="120"/>
        <w:jc w:val="both"/>
        <w:rPr>
          <w:rFonts w:eastAsiaTheme="minorEastAsia"/>
          <w:lang w:val="ru-RU"/>
        </w:rPr>
      </w:pPr>
      <w:r>
        <w:rPr>
          <w:lang w:val="ru-RU" w:eastAsia="ru-RU"/>
        </w:rPr>
        <w:tab/>
      </w:r>
      <w:r w:rsidR="00DE0169">
        <w:rPr>
          <w:lang w:val="ru-RU" w:eastAsia="ru-RU"/>
        </w:rPr>
        <w:t>Вдали от критической энергии</w:t>
      </w:r>
      <w:r w:rsidR="000338B9">
        <w:rPr>
          <w:lang w:val="ru-RU" w:eastAsia="ru-RU"/>
        </w:rPr>
        <w:t xml:space="preserve"> синхротронная частота слабо меняется со временем и движение адиабатично.</w:t>
      </w:r>
      <w:r w:rsidR="002F60DB" w:rsidRPr="002F60DB">
        <w:rPr>
          <w:lang w:val="ru-RU" w:eastAsia="ru-RU"/>
        </w:rPr>
        <w:t xml:space="preserve"> </w:t>
      </w:r>
      <w:r w:rsidR="000338B9">
        <w:rPr>
          <w:lang w:val="ru-RU" w:eastAsia="ru-RU"/>
        </w:rPr>
        <w:t>В</w:t>
      </w:r>
      <w:r w:rsidR="002F60DB" w:rsidRPr="002F60DB">
        <w:rPr>
          <w:lang w:val="ru-RU" w:eastAsia="ru-RU"/>
        </w:rPr>
        <w:t xml:space="preserve">ремя </w:t>
      </w:r>
      <w:commentRangeStart w:id="10"/>
      <w:proofErr w:type="spellStart"/>
      <w:r w:rsidR="002F60DB" w:rsidRPr="002F60DB">
        <w:rPr>
          <w:lang w:val="ru-RU" w:eastAsia="ru-RU"/>
        </w:rPr>
        <w:t>адиабатичности</w:t>
      </w:r>
      <w:proofErr w:type="spellEnd"/>
      <w:r w:rsidR="006226FF">
        <w:rPr>
          <w:lang w:val="ru-RU" w:eastAsia="ru-RU"/>
        </w:rPr>
        <w:t xml:space="preserve"> </w:t>
      </w:r>
      <w:commentRangeEnd w:id="10"/>
      <w:r w:rsidR="000F6D6E">
        <w:rPr>
          <w:rStyle w:val="af1"/>
        </w:rPr>
        <w:commentReference w:id="10"/>
      </w:r>
      <w:r w:rsidR="006226FF">
        <w:rPr>
          <w:lang w:val="ru-RU" w:eastAsia="ru-RU"/>
        </w:rPr>
        <w:t>можно оценить,</w:t>
      </w:r>
      <w:r w:rsidR="000338B9">
        <w:rPr>
          <w:lang w:val="ru-RU" w:eastAsia="ru-RU"/>
        </w:rPr>
        <w:t xml:space="preserve"> сравнивая синхротронную частоту с темпом изменения </w:t>
      </w:r>
      <w:proofErr w:type="gramStart"/>
      <w:r w:rsidR="006226FF">
        <w:rPr>
          <w:lang w:val="ru-RU" w:eastAsia="ru-RU"/>
        </w:rPr>
        <w:t>удерживающей</w:t>
      </w:r>
      <w:proofErr w:type="gramEnd"/>
      <w:r w:rsidR="006226FF">
        <w:rPr>
          <w:lang w:val="ru-RU" w:eastAsia="ru-RU"/>
        </w:rPr>
        <w:t xml:space="preserve"> </w:t>
      </w:r>
      <w:r w:rsidR="000338B9">
        <w:rPr>
          <w:lang w:val="ru-RU" w:eastAsia="ru-RU"/>
        </w:rPr>
        <w:t>сепаратрисы</w:t>
      </w:r>
      <w:r w:rsidR="006226FF">
        <w:rPr>
          <w:lang w:val="ru-RU" w:eastAsia="ru-RU"/>
        </w:rPr>
        <w:t xml:space="preserve"> (Рис. 1</w:t>
      </w:r>
      <w:r w:rsidR="006226FF">
        <w:rPr>
          <w:lang w:val="en-US" w:eastAsia="ru-RU"/>
        </w:rPr>
        <w:t>a</w:t>
      </w:r>
      <w:r w:rsidR="006226FF">
        <w:rPr>
          <w:lang w:val="ru-RU" w:eastAsia="ru-RU"/>
        </w:rPr>
        <w:t>)</w:t>
      </w:r>
      <w:r w:rsidR="006E2689" w:rsidRPr="006E2689">
        <w:rPr>
          <w:lang w:val="ru-RU" w:eastAsia="ru-RU"/>
        </w:rPr>
        <w:t xml:space="preserve"> [</w:t>
      </w:r>
      <w:r w:rsidR="00487D61">
        <w:rPr>
          <w:lang w:val="ru-RU" w:eastAsia="ru-RU"/>
        </w:rPr>
        <w:t>5</w:t>
      </w:r>
      <w:r w:rsidR="006E2689" w:rsidRPr="006E2689">
        <w:rPr>
          <w:lang w:val="ru-RU" w:eastAsia="ru-RU"/>
        </w:rPr>
        <w:t>]</w:t>
      </w:r>
      <w:r w:rsidR="002F60DB" w:rsidRPr="002F60DB">
        <w:rPr>
          <w:rFonts w:ascii="Cambria Math" w:hAnsi="Cambria Math"/>
          <w:lang w:val="ru-RU"/>
        </w:rPr>
        <w:br/>
      </w:r>
      <m:oMathPara>
        <m:oMath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τ</m:t>
              </m:r>
            </m:e>
            <m:sub>
              <m:r>
                <w:rPr>
                  <w:rFonts w:ascii="Cambria Math" w:hAnsi="Cambria Math"/>
                  <w:lang w:val="en-US"/>
                </w:rPr>
                <m:t>ad</m:t>
              </m:r>
            </m:sub>
          </m:sSub>
          <m:r>
            <w:rPr>
              <w:rFonts w:ascii="Cambria Math" w:hAnsi="Cambria Math"/>
              <w:lang w:val="ru-RU"/>
            </w:rPr>
            <m:t>=</m:t>
          </m:r>
          <m:sSup>
            <m:sSupPr>
              <m:ctrlPr>
                <w:rPr>
                  <w:rFonts w:ascii="Cambria Math" w:hAnsi="Cambria Math"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π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β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lang w:val="ru-RU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  <w:lang w:val="en-US"/>
                        </w:rPr>
                        <m:t>m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c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lang w:val="ru-RU"/>
                            </w:rPr>
                            <m:t>2</m:t>
                          </m:r>
                        </m:sup>
                      </m:sSup>
                      <m:sSubSup>
                        <m:sSubSupPr>
                          <m:ctrlPr>
                            <w:rPr>
                              <w:rFonts w:ascii="Cambria Math" w:hAnsi="Cambria Math"/>
                              <w:lang w:val="en-US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γ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tr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lang w:val="ru-RU"/>
                            </w:rPr>
                            <m:t>4</m:t>
                          </m:r>
                        </m:sup>
                      </m:sSubSup>
                    </m:num>
                    <m:den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lang w:val="en-US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γ</m:t>
                          </m:r>
                        </m:e>
                      </m:acc>
                      <m:sSubSup>
                        <m:sSubSupPr>
                          <m:ctrlPr>
                            <w:rPr>
                              <w:rFonts w:ascii="Cambria Math" w:hAnsi="Cambria Math"/>
                              <w:lang w:val="en-US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ω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ru-RU"/>
                            </w:rPr>
                            <m:t>0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lang w:val="ru-RU"/>
                            </w:rPr>
                            <m:t>2</m:t>
                          </m:r>
                        </m:sup>
                      </m:sSubSup>
                      <m:r>
                        <w:rPr>
                          <w:rFonts w:ascii="Cambria Math" w:hAnsi="Cambria Math"/>
                          <w:lang w:val="ru-RU"/>
                        </w:rPr>
                        <m:t>h</m:t>
                      </m:r>
                      <m:r>
                        <w:rPr>
                          <w:rFonts w:ascii="Cambria Math" w:hAnsi="Cambria Math"/>
                          <w:lang w:val="en-US"/>
                        </w:rPr>
                        <m:t>eV</m:t>
                      </m:r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/>
                              <w:lang w:val="en-US"/>
                            </w:rPr>
                          </m:ctrlPr>
                        </m:dPr>
                        <m:e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lang w:val="en-US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lang w:val="en-US"/>
                                </w:rPr>
                                <m:t>cos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ϕ</m:t>
                                  </m:r>
                                </m:e>
                                <m: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s</m:t>
                                  </m:r>
                                </m:sub>
                              </m:sSub>
                            </m:e>
                          </m:func>
                        </m:e>
                      </m:d>
                    </m:den>
                  </m:f>
                </m:e>
              </m:d>
            </m:e>
            <m:sup>
              <m:r>
                <w:rPr>
                  <w:rFonts w:ascii="Cambria Math" w:hAnsi="Cambria Math"/>
                  <w:lang w:val="ru-RU"/>
                </w:rPr>
                <m:t>1/3</m:t>
              </m:r>
            </m:sup>
          </m:sSup>
          <m:r>
            <w:rPr>
              <w:rFonts w:ascii="Cambria Math" w:hAnsi="Cambria Math"/>
              <w:lang w:val="ru-RU"/>
            </w:rPr>
            <m:t xml:space="preserve"> (2)</m:t>
          </m:r>
          <m:r>
            <w:rPr>
              <w:rFonts w:ascii="Cambria Math" w:eastAsiaTheme="minorEastAsia" w:hAnsi="Cambria Math"/>
              <w:lang w:val="ru-RU"/>
            </w:rPr>
            <m:t>,</m:t>
          </m:r>
        </m:oMath>
      </m:oMathPara>
    </w:p>
    <w:p w14:paraId="2AE92252" w14:textId="2BCA9DEF" w:rsidR="008C3D8C" w:rsidRDefault="00AD5746" w:rsidP="002F60DB">
      <w:pPr>
        <w:jc w:val="both"/>
        <w:rPr>
          <w:rFonts w:ascii="CMR10" w:hAnsi="CMR10"/>
          <w:sz w:val="22"/>
          <w:szCs w:val="22"/>
          <w:lang w:val="ru-RU" w:eastAsia="ru-RU"/>
        </w:rPr>
      </w:pPr>
      <w:r>
        <w:rPr>
          <w:rFonts w:eastAsiaTheme="minorEastAsia"/>
          <w:bCs/>
          <w:lang w:val="ru-RU"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γ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tr</m:t>
            </m:r>
          </m:sub>
        </m:sSub>
      </m:oMath>
      <w:r w:rsidRPr="00AD5746">
        <w:rPr>
          <w:rFonts w:eastAsiaTheme="minorEastAsia"/>
          <w:lang w:val="ru-RU"/>
        </w:rPr>
        <w:t xml:space="preserve"> – </w:t>
      </w:r>
      <w:r w:rsidR="00DE049C">
        <w:rPr>
          <w:rFonts w:eastAsiaTheme="minorEastAsia"/>
          <w:lang w:val="ru-RU"/>
        </w:rPr>
        <w:t>Лоренц</w:t>
      </w:r>
      <w:r>
        <w:rPr>
          <w:rFonts w:eastAsiaTheme="minorEastAsia"/>
          <w:lang w:val="ru-RU"/>
        </w:rPr>
        <w:t>-фактор, соответ</w:t>
      </w:r>
      <w:r w:rsidR="00DE049C">
        <w:rPr>
          <w:rFonts w:eastAsiaTheme="minorEastAsia"/>
          <w:lang w:val="ru-RU"/>
        </w:rPr>
        <w:t>ствующий критической энергии</w:t>
      </w:r>
      <w:r w:rsidR="00DE049C" w:rsidRPr="00DE049C">
        <w:rPr>
          <w:rFonts w:eastAsiaTheme="minorEastAsia"/>
          <w:lang w:val="ru-RU"/>
        </w:rPr>
        <w:t xml:space="preserve">, </w:t>
      </w:r>
      <m:oMath>
        <m:acc>
          <m:accPr>
            <m:chr m:val="̇"/>
            <m:ctrlPr>
              <w:rPr>
                <w:rFonts w:ascii="Cambria Math" w:hAnsi="Cambria Math"/>
                <w:i/>
                <w:lang w:val="en-US"/>
              </w:rPr>
            </m:ctrlPr>
          </m:accPr>
          <m:e>
            <m:r>
              <w:rPr>
                <w:rFonts w:ascii="Cambria Math" w:hAnsi="Cambria Math"/>
                <w:lang w:val="en-US"/>
              </w:rPr>
              <m:t>γ</m:t>
            </m:r>
          </m:e>
        </m:acc>
      </m:oMath>
      <w:r w:rsidR="00DE049C" w:rsidRPr="00DE049C">
        <w:rPr>
          <w:rFonts w:eastAsiaTheme="minorEastAsia"/>
          <w:lang w:val="ru-RU"/>
        </w:rPr>
        <w:t xml:space="preserve"> –</w:t>
      </w:r>
      <w:r w:rsidR="00DE049C">
        <w:rPr>
          <w:rFonts w:eastAsiaTheme="minorEastAsia"/>
          <w:lang w:val="ru-RU"/>
        </w:rPr>
        <w:t xml:space="preserve"> темп ускорения. </w:t>
      </w:r>
      <w:r w:rsidR="006E2689">
        <w:rPr>
          <w:rFonts w:eastAsiaTheme="minorEastAsia"/>
          <w:bCs/>
          <w:lang w:val="ru-RU"/>
        </w:rPr>
        <w:t>Н</w:t>
      </w:r>
      <w:r w:rsidR="006E2689" w:rsidRPr="002F60DB">
        <w:rPr>
          <w:rFonts w:eastAsiaTheme="minorEastAsia"/>
          <w:bCs/>
          <w:lang w:val="ru-RU"/>
        </w:rPr>
        <w:t xml:space="preserve">елинейность </w:t>
      </w:r>
      <w:r w:rsidR="000A05E4" w:rsidRPr="00F0121B">
        <w:rPr>
          <w:rFonts w:eastAsiaTheme="minorEastAsia"/>
          <w:bCs/>
          <w:lang w:val="ru-RU"/>
        </w:rPr>
        <w:t xml:space="preserve">продольного </w:t>
      </w:r>
      <w:r w:rsidR="006E2689" w:rsidRPr="00F0121B">
        <w:rPr>
          <w:rFonts w:eastAsiaTheme="minorEastAsia"/>
          <w:bCs/>
          <w:lang w:val="ru-RU"/>
        </w:rPr>
        <w:t>движения</w:t>
      </w:r>
      <w:r w:rsidR="006E2689" w:rsidRPr="002F60DB">
        <w:rPr>
          <w:rFonts w:eastAsiaTheme="minorEastAsia"/>
          <w:lang w:val="ru-RU"/>
        </w:rPr>
        <w:t xml:space="preserve"> </w:t>
      </w:r>
      <w:r w:rsidR="000A05E4">
        <w:rPr>
          <w:rFonts w:eastAsiaTheme="minorEastAsia"/>
          <w:lang w:val="ru-RU"/>
        </w:rPr>
        <w:t xml:space="preserve">проявляется, когда </w:t>
      </w:r>
      <m:oMath>
        <m:sSub>
          <m:sSubPr>
            <m:ctrlPr>
              <w:rPr>
                <w:rFonts w:ascii="Cambria Math" w:eastAsiaTheme="minorEastAsia" w:hAnsi="Cambria Math"/>
                <w:bCs/>
              </w:rPr>
            </m:ctrlPr>
          </m:sSubPr>
          <m:e>
            <m:r>
              <w:rPr>
                <w:rFonts w:ascii="Cambria Math" w:eastAsiaTheme="minorEastAsia" w:hAnsi="Cambria Math"/>
              </w:rPr>
              <m:t>η</m:t>
            </m:r>
          </m:e>
          <m:sub>
            <m:r>
              <w:rPr>
                <w:rFonts w:ascii="Cambria Math" w:eastAsiaTheme="minorEastAsia" w:hAnsi="Cambria Math"/>
                <w:lang w:val="ru-RU"/>
              </w:rPr>
              <m:t>1</m:t>
            </m:r>
          </m:sub>
        </m:sSub>
        <m:r>
          <w:rPr>
            <w:rFonts w:ascii="Cambria Math" w:eastAsiaTheme="minorEastAsia" w:hAnsi="Cambria Math"/>
          </w:rPr>
          <m:t>δ</m:t>
        </m:r>
      </m:oMath>
      <w:r w:rsidR="002F60DB" w:rsidRPr="002F60DB">
        <w:rPr>
          <w:rFonts w:eastAsiaTheme="minorEastAsia"/>
          <w:bCs/>
          <w:lang w:val="ru-RU"/>
        </w:rPr>
        <w:t xml:space="preserve"> сравним</w:t>
      </w:r>
      <w:r w:rsidR="000A05E4">
        <w:rPr>
          <w:rFonts w:eastAsiaTheme="minorEastAsia"/>
          <w:bCs/>
          <w:lang w:val="ru-RU"/>
        </w:rPr>
        <w:t>о</w:t>
      </w:r>
      <w:r w:rsidR="002F60DB" w:rsidRPr="002F60DB">
        <w:rPr>
          <w:rFonts w:eastAsiaTheme="minorEastAsia"/>
          <w:bCs/>
          <w:lang w:val="ru-RU"/>
        </w:rPr>
        <w:t xml:space="preserve"> с </w:t>
      </w:r>
      <m:oMath>
        <m:sSub>
          <m:sSubPr>
            <m:ctrlPr>
              <w:rPr>
                <w:rFonts w:ascii="Cambria Math" w:eastAsiaTheme="minorEastAsia" w:hAnsi="Cambria Math"/>
                <w:bCs/>
              </w:rPr>
            </m:ctrlPr>
          </m:sSubPr>
          <m:e>
            <m:r>
              <w:rPr>
                <w:rFonts w:ascii="Cambria Math" w:eastAsiaTheme="minorEastAsia" w:hAnsi="Cambria Math"/>
              </w:rPr>
              <m:t>η</m:t>
            </m:r>
          </m:e>
          <m:sub>
            <m:r>
              <w:rPr>
                <w:rFonts w:ascii="Cambria Math" w:eastAsiaTheme="minorEastAsia" w:hAnsi="Cambria Math"/>
                <w:lang w:val="ru-RU"/>
              </w:rPr>
              <m:t>0</m:t>
            </m:r>
          </m:sub>
        </m:sSub>
      </m:oMath>
      <w:r w:rsidR="002F60DB" w:rsidRPr="002F60DB">
        <w:rPr>
          <w:rFonts w:eastAsiaTheme="minorEastAsia"/>
          <w:bCs/>
          <w:lang w:val="ru-RU"/>
        </w:rPr>
        <w:t>, характер</w:t>
      </w:r>
      <w:r w:rsidR="000A05E4">
        <w:rPr>
          <w:rFonts w:eastAsiaTheme="minorEastAsia"/>
          <w:bCs/>
          <w:lang w:val="ru-RU"/>
        </w:rPr>
        <w:t xml:space="preserve">ное время </w:t>
      </w:r>
      <w:r w:rsidR="00653EC9">
        <w:rPr>
          <w:rFonts w:eastAsiaTheme="minorEastAsia"/>
          <w:bCs/>
          <w:lang w:val="ru-RU"/>
        </w:rPr>
        <w:t>(Рис 1б)</w:t>
      </w:r>
      <w:r w:rsidR="002F60DB" w:rsidRPr="002F60DB">
        <w:rPr>
          <w:rFonts w:eastAsiaTheme="minorEastAsia"/>
          <w:bCs/>
          <w:lang w:val="ru-RU"/>
        </w:rPr>
        <w:t>:</w:t>
      </w:r>
    </w:p>
    <w:p w14:paraId="4CD67310" w14:textId="77777777" w:rsidR="002F60DB" w:rsidRPr="002F60DB" w:rsidRDefault="00456B52" w:rsidP="00C77246">
      <w:pPr>
        <w:rPr>
          <w:rFonts w:ascii="CMR10" w:hAnsi="CMR10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τ</m:t>
              </m:r>
            </m:e>
            <m:sub>
              <m:r>
                <w:rPr>
                  <w:rFonts w:ascii="Cambria Math" w:hAnsi="Cambria Math"/>
                  <w:lang w:val="en-US"/>
                </w:rPr>
                <m:t>nl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η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acc>
                <m:ac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δ</m:t>
                  </m:r>
                </m:e>
              </m:acc>
            </m:num>
            <m:den>
              <m:f>
                <m:fPr>
                  <m:type m:val="skw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2</m:t>
                  </m:r>
                  <m:acc>
                    <m:accPr>
                      <m:chr m:val="̇"/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γ</m:t>
                      </m:r>
                    </m:e>
                  </m:acc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γ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tr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hAnsi="Cambria Math"/>
                        </w:rPr>
                        <m:t>3</m:t>
                      </m:r>
                    </m:sup>
                  </m:sSup>
                </m:den>
              </m:f>
            </m:den>
          </m:f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γ</m:t>
              </m:r>
            </m:e>
            <m:sub>
              <m:r>
                <w:rPr>
                  <w:rFonts w:ascii="Cambria Math" w:hAnsi="Cambria Math"/>
                  <w:lang w:val="en-US"/>
                </w:rPr>
                <m:t>tr</m:t>
              </m:r>
            </m:sub>
          </m:sSub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f>
                <m:fPr>
                  <m:type m:val="skw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3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β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bSup>
                <m:sSub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en-US"/>
                    </w:rPr>
                    <m:t>γ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tr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α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2</m:t>
              </m:r>
              <m:acc>
                <m:accPr>
                  <m:chr m:val="̇"/>
                  <m:ctrlPr>
                    <w:rPr>
                      <w:rFonts w:ascii="Cambria Math" w:hAnsi="Cambria Math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en-US"/>
                    </w:rPr>
                    <m:t>γ</m:t>
                  </m:r>
                </m:e>
              </m:acc>
            </m:den>
          </m:f>
          <m:r>
            <w:rPr>
              <w:rFonts w:ascii="Cambria Math" w:hAnsi="Cambria Math"/>
              <w:lang w:val="en-US"/>
            </w:rPr>
            <m:t xml:space="preserve"> (3)</m:t>
          </m:r>
        </m:oMath>
      </m:oMathPara>
    </w:p>
    <w:p w14:paraId="5A090D65" w14:textId="1701CCD8" w:rsidR="002F60DB" w:rsidRPr="00AD5746" w:rsidRDefault="002F60DB" w:rsidP="00A82401">
      <w:pPr>
        <w:jc w:val="both"/>
        <w:rPr>
          <w:rFonts w:eastAsiaTheme="minorEastAsia"/>
          <w:lang w:val="ru-RU"/>
        </w:rPr>
      </w:pPr>
      <w:r w:rsidRPr="002F60DB">
        <w:rPr>
          <w:rFonts w:eastAsiaTheme="minorEastAsia"/>
          <w:lang w:val="ru-RU"/>
        </w:rPr>
        <w:t xml:space="preserve">где </w:t>
      </w:r>
      <m:oMath>
        <m:acc>
          <m:accPr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δ</m:t>
            </m:r>
          </m:e>
        </m:acc>
        <m:r>
          <w:rPr>
            <w:rFonts w:ascii="Cambria Math" w:eastAsiaTheme="minorEastAsia" w:hAnsi="Cambria Math"/>
            <w:lang w:val="ru-RU"/>
          </w:rPr>
          <m:t>≈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  <w:lang w:val="ru-RU"/>
              </w:rPr>
              <m:t>1×10</m:t>
            </m:r>
          </m:e>
          <m:sup>
            <m:r>
              <w:rPr>
                <w:rFonts w:ascii="Cambria Math" w:eastAsiaTheme="minorEastAsia" w:hAnsi="Cambria Math"/>
                <w:lang w:val="ru-RU"/>
              </w:rPr>
              <m:t>-2</m:t>
            </m:r>
          </m:sup>
        </m:sSup>
        <m:r>
          <w:rPr>
            <w:rFonts w:ascii="Cambria Math" w:eastAsiaTheme="minorEastAsia" w:hAnsi="Cambria Math"/>
            <w:lang w:val="ru-RU"/>
          </w:rPr>
          <m:t>-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  <w:lang w:val="ru-RU"/>
              </w:rPr>
              <m:t>1×10</m:t>
            </m:r>
          </m:e>
          <m:sup>
            <m:r>
              <w:rPr>
                <w:rFonts w:ascii="Cambria Math" w:eastAsiaTheme="minorEastAsia" w:hAnsi="Cambria Math"/>
                <w:lang w:val="ru-RU"/>
              </w:rPr>
              <m:t>-3</m:t>
            </m:r>
          </m:sup>
        </m:sSup>
      </m:oMath>
      <w:r w:rsidRPr="002F60DB">
        <w:rPr>
          <w:rFonts w:eastAsiaTheme="minorEastAsia"/>
          <w:lang w:val="ru-RU"/>
        </w:rPr>
        <w:t xml:space="preserve"> – абсолютное значение максимального отклонения импульса</w:t>
      </w:r>
      <w:r w:rsidR="00A82401" w:rsidRPr="00A82401">
        <w:rPr>
          <w:rFonts w:eastAsiaTheme="minorEastAsia"/>
          <w:lang w:val="ru-RU"/>
        </w:rPr>
        <w:t xml:space="preserve"> </w:t>
      </w:r>
      <w:r w:rsidR="00A82401">
        <w:rPr>
          <w:rFonts w:eastAsiaTheme="minorEastAsia"/>
          <w:lang w:val="ru-RU"/>
        </w:rPr>
        <w:t>вблизи критической энергии</w:t>
      </w:r>
      <w:r w:rsidRPr="002F60DB">
        <w:rPr>
          <w:rFonts w:eastAsiaTheme="minorEastAsia"/>
          <w:lang w:val="ru-RU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α</m:t>
            </m:r>
          </m:e>
          <m:sub>
            <m:r>
              <w:rPr>
                <w:rFonts w:ascii="Cambria Math" w:hAnsi="Cambria Math"/>
                <w:lang w:val="ru-RU"/>
              </w:rPr>
              <m:t>1</m:t>
            </m:r>
          </m:sub>
        </m:sSub>
      </m:oMath>
      <w:r w:rsidRPr="002F60DB">
        <w:rPr>
          <w:rFonts w:eastAsiaTheme="minorEastAsia"/>
          <w:lang w:val="ru-RU"/>
        </w:rPr>
        <w:t xml:space="preserve">– второй порядок коэффициента сжатия орбиты. Для регулярной </w:t>
      </w:r>
      <w:r w:rsidR="00510517">
        <w:rPr>
          <w:rFonts w:eastAsiaTheme="minorEastAsia"/>
          <w:lang w:val="ru-RU"/>
        </w:rPr>
        <w:t>ФОДО</w:t>
      </w:r>
      <w:r w:rsidR="00510517" w:rsidRPr="002F60DB">
        <w:rPr>
          <w:rFonts w:eastAsiaTheme="minorEastAsia"/>
          <w:lang w:val="ru-RU"/>
        </w:rPr>
        <w:t xml:space="preserve"> </w:t>
      </w:r>
      <w:r w:rsidRPr="002F60DB">
        <w:rPr>
          <w:rFonts w:eastAsiaTheme="minorEastAsia"/>
          <w:lang w:val="ru-RU"/>
        </w:rPr>
        <w:t>структуры</w:t>
      </w:r>
      <w:r w:rsidR="00AD5746">
        <w:rPr>
          <w:rFonts w:eastAsiaTheme="minorEastAsia"/>
          <w:lang w:val="ru-RU"/>
        </w:rPr>
        <w:t xml:space="preserve"> </w:t>
      </w:r>
      <w:r w:rsidRPr="002F60DB">
        <w:rPr>
          <w:rFonts w:eastAsiaTheme="minorEastAsia"/>
          <w:lang w:val="ru-RU"/>
        </w:rPr>
        <w:t>У-70</w:t>
      </w:r>
      <w:r w:rsidR="00F0121B">
        <w:rPr>
          <w:rFonts w:eastAsiaTheme="minorEastAsia"/>
          <w:lang w:val="ru-RU"/>
        </w:rPr>
        <w:t xml:space="preserve"> с скомпенсированной натуральной</w:t>
      </w:r>
      <w:r w:rsidR="00AD5746">
        <w:rPr>
          <w:rFonts w:eastAsiaTheme="minorEastAsia"/>
          <w:lang w:val="ru-RU"/>
        </w:rPr>
        <w:t xml:space="preserve"> хроматичностью</w:t>
      </w:r>
      <w:r w:rsidR="00510517">
        <w:rPr>
          <w:rFonts w:eastAsiaTheme="minorEastAsia"/>
          <w:lang w:val="ru-RU"/>
        </w:rPr>
        <w:t>,</w:t>
      </w:r>
      <w:r w:rsidRPr="002F60DB">
        <w:rPr>
          <w:rFonts w:eastAsiaTheme="minorEastAsia"/>
          <w:lang w:val="ru-RU"/>
        </w:rPr>
        <w:t xml:space="preserve"> получено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α</m:t>
            </m:r>
          </m:e>
          <m:sub>
            <m:r>
              <w:rPr>
                <w:rFonts w:ascii="Cambria Math" w:hAnsi="Cambria Math"/>
                <w:lang w:val="ru-RU"/>
              </w:rPr>
              <m:t>1</m:t>
            </m:r>
          </m:sub>
        </m:sSub>
        <m:r>
          <w:rPr>
            <w:rFonts w:ascii="Cambria Math" w:hAnsi="Cambria Math"/>
            <w:lang w:val="ru-RU"/>
          </w:rPr>
          <m:t>≃0.01</m:t>
        </m:r>
      </m:oMath>
      <w:r w:rsidR="00AD5746">
        <w:rPr>
          <w:rFonts w:eastAsiaTheme="minorEastAsia"/>
          <w:lang w:val="ru-RU"/>
        </w:rPr>
        <w:t xml:space="preserve"> </w:t>
      </w:r>
      <w:r w:rsidR="00AD5746" w:rsidRPr="00AD5746">
        <w:rPr>
          <w:rFonts w:eastAsiaTheme="minorEastAsia"/>
          <w:lang w:val="ru-RU"/>
        </w:rPr>
        <w:t>[</w:t>
      </w:r>
      <w:r w:rsidR="009F67C6" w:rsidRPr="009F67C6">
        <w:rPr>
          <w:rFonts w:eastAsiaTheme="minorEastAsia"/>
          <w:lang w:val="ru-RU"/>
        </w:rPr>
        <w:t>6</w:t>
      </w:r>
      <w:r w:rsidR="00AD5746" w:rsidRPr="00AD5746">
        <w:rPr>
          <w:rFonts w:eastAsiaTheme="minorEastAsia"/>
          <w:lang w:val="ru-RU"/>
        </w:rPr>
        <w:t>].</w:t>
      </w:r>
    </w:p>
    <w:p w14:paraId="2853BAB4" w14:textId="77777777" w:rsidR="00A82401" w:rsidRPr="002F60DB" w:rsidRDefault="00A82401" w:rsidP="00A82401">
      <w:pPr>
        <w:jc w:val="both"/>
        <w:rPr>
          <w:rFonts w:eastAsiaTheme="minorEastAsia"/>
          <w:iCs/>
          <w:lang w:val="ru-RU"/>
        </w:rPr>
      </w:pPr>
      <w:r w:rsidRPr="002F60DB">
        <w:rPr>
          <w:rFonts w:eastAsiaTheme="minorEastAsia"/>
          <w:iCs/>
          <w:lang w:val="ru-RU"/>
        </w:rPr>
        <w:t xml:space="preserve">Кроме того, из </w:t>
      </w:r>
      <w:r w:rsidR="00AD6D84">
        <w:rPr>
          <w:rFonts w:eastAsiaTheme="minorEastAsia"/>
          <w:iCs/>
          <w:lang w:val="ru-RU"/>
        </w:rPr>
        <w:t>У</w:t>
      </w:r>
      <w:r w:rsidRPr="002F60DB">
        <w:rPr>
          <w:rFonts w:eastAsiaTheme="minorEastAsia"/>
          <w:iCs/>
          <w:lang w:val="ru-RU"/>
        </w:rPr>
        <w:t>равнений (1) следует условие стабильности синхротронных колебаний</w:t>
      </w:r>
    </w:p>
    <w:p w14:paraId="2F2E4B28" w14:textId="77777777" w:rsidR="00A82401" w:rsidRPr="00AB0620" w:rsidRDefault="00456B52" w:rsidP="00A82401">
      <w:pPr>
        <w:jc w:val="both"/>
        <w:rPr>
          <w:rFonts w:eastAsiaTheme="minorEastAsia"/>
          <w:i/>
          <w:iCs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η</m:t>
              </m:r>
            </m:e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cos</m:t>
          </m:r>
          <m:r>
            <w:rPr>
              <w:rFonts w:ascii="Cambria Math" w:eastAsiaTheme="minorEastAsia" w:hAnsi="Cambria Math"/>
            </w:rPr>
            <m:t>⁡</m:t>
          </m:r>
          <m:sSub>
            <m:sSubPr>
              <m:ctrlPr>
                <w:rPr>
                  <w:rFonts w:ascii="Cambria Math" w:eastAsiaTheme="minorEastAsia" w:hAnsi="Cambria Math"/>
                  <w:i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ϕ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s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&lt;0 (4),</m:t>
          </m:r>
        </m:oMath>
      </m:oMathPara>
    </w:p>
    <w:p w14:paraId="1E06071D" w14:textId="77777777" w:rsidR="00A82401" w:rsidRDefault="00A82401" w:rsidP="00AD6D84">
      <w:pPr>
        <w:jc w:val="both"/>
        <w:rPr>
          <w:rFonts w:eastAsiaTheme="minorEastAsia"/>
          <w:lang w:val="ru-RU"/>
        </w:rPr>
      </w:pPr>
      <w:r w:rsidRPr="002F60DB">
        <w:rPr>
          <w:rFonts w:eastAsiaTheme="minorEastAsia"/>
          <w:iCs/>
          <w:lang w:val="ru-RU"/>
        </w:rPr>
        <w:t>Из которого видно, что для продольного согласования, при п</w:t>
      </w:r>
      <w:r w:rsidR="00832CF2">
        <w:rPr>
          <w:rFonts w:eastAsiaTheme="minorEastAsia"/>
          <w:iCs/>
          <w:lang w:val="ru-RU"/>
        </w:rPr>
        <w:t>р</w:t>
      </w:r>
      <w:r w:rsidRPr="002F60DB">
        <w:rPr>
          <w:rFonts w:eastAsiaTheme="minorEastAsia"/>
          <w:iCs/>
          <w:lang w:val="ru-RU"/>
        </w:rPr>
        <w:t xml:space="preserve">охождении критической энергии также должна быть сдвинута фаза </w:t>
      </w:r>
      <m:oMath>
        <m:sSub>
          <m:sSubPr>
            <m:ctrlPr>
              <w:rPr>
                <w:rFonts w:ascii="Cambria Math" w:eastAsiaTheme="minorEastAsia" w:hAnsi="Cambria Math"/>
                <w:iCs/>
              </w:rPr>
            </m:ctrlPr>
          </m:sSubPr>
          <m:e>
            <m:r>
              <w:rPr>
                <w:rFonts w:ascii="Cambria Math" w:eastAsiaTheme="minorEastAsia" w:hAnsi="Cambria Math"/>
              </w:rPr>
              <m:t>ϕ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s</m:t>
            </m:r>
          </m:sub>
        </m:sSub>
      </m:oMath>
      <w:r w:rsidRPr="002F60DB">
        <w:rPr>
          <w:rFonts w:eastAsiaTheme="minorEastAsia"/>
          <w:iCs/>
          <w:lang w:val="ru-RU"/>
        </w:rPr>
        <w:t xml:space="preserve"> ускоряющего поля ВЧ на </w:t>
      </w:r>
      <m:oMath>
        <m:r>
          <w:rPr>
            <w:rFonts w:ascii="Cambria Math" w:eastAsiaTheme="minorEastAsia" w:hAnsi="Cambria Math"/>
          </w:rPr>
          <m:t>π</m:t>
        </m:r>
        <m:r>
          <w:rPr>
            <w:rFonts w:ascii="Cambria Math" w:eastAsiaTheme="minorEastAsia" w:hAnsi="Cambria Math"/>
            <w:lang w:val="ru-RU"/>
          </w:rPr>
          <m:t>-2</m:t>
        </m:r>
        <m:sSub>
          <m:sSubPr>
            <m:ctrlPr>
              <w:rPr>
                <w:rFonts w:ascii="Cambria Math" w:eastAsiaTheme="minorEastAsia" w:hAnsi="Cambria Math"/>
                <w:iCs/>
              </w:rPr>
            </m:ctrlPr>
          </m:sSubPr>
          <m:e>
            <m:r>
              <w:rPr>
                <w:rFonts w:ascii="Cambria Math" w:eastAsiaTheme="minorEastAsia" w:hAnsi="Cambria Math"/>
              </w:rPr>
              <m:t>ϕ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s</m:t>
            </m:r>
          </m:sub>
        </m:sSub>
      </m:oMath>
      <w:r w:rsidRPr="002F60DB">
        <w:rPr>
          <w:rFonts w:eastAsiaTheme="minorEastAsia"/>
          <w:iCs/>
          <w:lang w:val="ru-RU"/>
        </w:rPr>
        <w:t>.</w:t>
      </w:r>
    </w:p>
    <w:p w14:paraId="684BA53F" w14:textId="3E3DFB47" w:rsidR="00F2265E" w:rsidRPr="00AD5746" w:rsidRDefault="002F60DB" w:rsidP="00AD6D84">
      <w:pPr>
        <w:jc w:val="both"/>
        <w:rPr>
          <w:rFonts w:eastAsiaTheme="minorEastAsia"/>
          <w:bCs/>
          <w:lang w:val="ru-RU"/>
        </w:rPr>
      </w:pPr>
      <w:r>
        <w:rPr>
          <w:rFonts w:eastAsiaTheme="minorEastAsia"/>
          <w:lang w:val="ru-RU"/>
        </w:rPr>
        <w:tab/>
      </w:r>
      <w:r w:rsidRPr="002F60DB">
        <w:rPr>
          <w:rFonts w:eastAsiaTheme="minorEastAsia"/>
          <w:lang w:val="ru-RU"/>
        </w:rPr>
        <w:t xml:space="preserve">Оценки </w:t>
      </w:r>
      <w:r w:rsidR="00653EC9" w:rsidRPr="002F60DB">
        <w:rPr>
          <w:rFonts w:eastAsiaTheme="minorEastAsia"/>
          <w:lang w:val="ru-RU"/>
        </w:rPr>
        <w:t>для У-70,</w:t>
      </w:r>
      <w:r w:rsidRPr="002F60DB">
        <w:rPr>
          <w:rFonts w:eastAsiaTheme="minorEastAsia"/>
          <w:lang w:val="ru-RU"/>
        </w:rPr>
        <w:t xml:space="preserve"> приведен</w:t>
      </w:r>
      <w:r w:rsidR="00653EC9">
        <w:rPr>
          <w:rFonts w:eastAsiaTheme="minorEastAsia"/>
          <w:lang w:val="ru-RU"/>
        </w:rPr>
        <w:t>ные</w:t>
      </w:r>
      <w:r w:rsidRPr="002F60DB">
        <w:rPr>
          <w:rFonts w:eastAsiaTheme="minorEastAsia"/>
          <w:lang w:val="ru-RU"/>
        </w:rPr>
        <w:t xml:space="preserve"> в </w:t>
      </w:r>
      <w:r w:rsidR="00A82401">
        <w:rPr>
          <w:rFonts w:eastAsiaTheme="minorEastAsia"/>
          <w:lang w:val="ru-RU"/>
        </w:rPr>
        <w:t>Т</w:t>
      </w:r>
      <w:r w:rsidRPr="002F60DB">
        <w:rPr>
          <w:rFonts w:eastAsiaTheme="minorEastAsia"/>
          <w:lang w:val="ru-RU"/>
        </w:rPr>
        <w:t>аблице 1</w:t>
      </w:r>
      <w:r w:rsidR="00653EC9">
        <w:rPr>
          <w:rFonts w:eastAsiaTheme="minorEastAsia"/>
          <w:lang w:val="ru-RU"/>
        </w:rPr>
        <w:t>,</w:t>
      </w:r>
      <w:r w:rsidRPr="002F60DB">
        <w:rPr>
          <w:rFonts w:eastAsiaTheme="minorEastAsia"/>
          <w:lang w:val="ru-RU"/>
        </w:rPr>
        <w:t xml:space="preserve"> отражают тот факт, что</w:t>
      </w:r>
      <w:r w:rsidR="00AD5746" w:rsidRPr="00AD5746">
        <w:rPr>
          <w:rFonts w:eastAsiaTheme="minorEastAsia"/>
          <w:lang w:val="ru-RU"/>
        </w:rPr>
        <w:t xml:space="preserve"> </w:t>
      </w:r>
      <w:r w:rsidR="00AD5746">
        <w:rPr>
          <w:rFonts w:eastAsiaTheme="minorEastAsia"/>
          <w:lang w:val="ru-RU"/>
        </w:rPr>
        <w:t>время адиабатичности</w:t>
      </w:r>
      <w:r w:rsidR="00DE049C">
        <w:rPr>
          <w:rFonts w:eastAsiaTheme="minorEastAsia"/>
          <w:lang w:val="ru-RU"/>
        </w:rPr>
        <w:t xml:space="preserve"> (2)</w:t>
      </w:r>
      <w:r w:rsidR="00A82401">
        <w:rPr>
          <w:rFonts w:eastAsiaTheme="minorEastAsia"/>
          <w:lang w:val="ru-RU"/>
        </w:rPr>
        <w:t xml:space="preserve"> может быть сравнимо с </w:t>
      </w:r>
      <w:r w:rsidR="00A82401" w:rsidRPr="00AD5746">
        <w:rPr>
          <w:rFonts w:eastAsiaTheme="minorEastAsia"/>
          <w:lang w:val="ru-RU"/>
        </w:rPr>
        <w:t>временем нелинейности</w:t>
      </w:r>
      <w:r w:rsidR="00DE049C">
        <w:rPr>
          <w:rFonts w:eastAsiaTheme="minorEastAsia"/>
          <w:lang w:val="ru-RU"/>
        </w:rPr>
        <w:t xml:space="preserve"> (3)</w:t>
      </w:r>
      <w:r w:rsidRPr="002F60DB">
        <w:rPr>
          <w:rFonts w:eastAsiaTheme="minorEastAsia"/>
          <w:lang w:val="ru-RU"/>
        </w:rPr>
        <w:t xml:space="preserve"> </w:t>
      </w:r>
      <m:oMath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τ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en-US"/>
              </w:rPr>
              <m:t>ad</m:t>
            </m:r>
          </m:sub>
        </m:sSub>
        <m:r>
          <w:rPr>
            <w:rFonts w:ascii="Cambria Math" w:eastAsiaTheme="minorEastAsia" w:hAnsi="Cambria Math"/>
            <w:lang w:val="ru-RU"/>
          </w:rPr>
          <m:t>~</m:t>
        </m:r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τ</m:t>
            </m:r>
          </m:e>
          <m:sub>
            <m:r>
              <w:rPr>
                <w:rFonts w:ascii="Cambria Math" w:hAnsi="Cambria Math"/>
                <w:lang w:val="en-US"/>
              </w:rPr>
              <m:t>nl</m:t>
            </m:r>
          </m:sub>
        </m:sSub>
      </m:oMath>
      <w:r w:rsidR="00653EC9">
        <w:rPr>
          <w:rFonts w:eastAsiaTheme="minorEastAsia"/>
          <w:lang w:val="ru-RU"/>
        </w:rPr>
        <w:t xml:space="preserve">. </w:t>
      </w:r>
      <w:r w:rsidRPr="002F60DB">
        <w:rPr>
          <w:rFonts w:eastAsiaTheme="minorEastAsia"/>
          <w:bCs/>
          <w:lang w:val="ru-RU"/>
        </w:rPr>
        <w:t>При приближении энергии к критической, продольная длина пучка уменьшается</w:t>
      </w:r>
      <w:r w:rsidR="00653EC9">
        <w:rPr>
          <w:rFonts w:eastAsiaTheme="minorEastAsia"/>
          <w:bCs/>
          <w:lang w:val="ru-RU"/>
        </w:rPr>
        <w:t>, а разброс по импульсам увеличивается</w:t>
      </w:r>
      <w:r w:rsidRPr="002F60DB">
        <w:rPr>
          <w:rFonts w:eastAsiaTheme="minorEastAsia"/>
          <w:bCs/>
          <w:lang w:val="ru-RU"/>
        </w:rPr>
        <w:t xml:space="preserve">. </w:t>
      </w:r>
      <w:r w:rsidRPr="002F60DB">
        <w:rPr>
          <w:rFonts w:eastAsiaTheme="minorEastAsia"/>
          <w:lang w:val="ru-RU"/>
        </w:rPr>
        <w:t xml:space="preserve">На </w:t>
      </w:r>
      <w:r w:rsidR="00653EC9">
        <w:rPr>
          <w:rFonts w:eastAsiaTheme="minorEastAsia"/>
          <w:lang w:val="ru-RU"/>
        </w:rPr>
        <w:t>Р</w:t>
      </w:r>
      <w:r w:rsidRPr="002F60DB">
        <w:rPr>
          <w:rFonts w:eastAsiaTheme="minorEastAsia"/>
          <w:lang w:val="ru-RU"/>
        </w:rPr>
        <w:t xml:space="preserve">ис. </w:t>
      </w:r>
      <w:r w:rsidR="00653EC9">
        <w:rPr>
          <w:rFonts w:eastAsiaTheme="minorEastAsia"/>
          <w:lang w:val="ru-RU"/>
        </w:rPr>
        <w:t>2</w:t>
      </w:r>
      <w:r w:rsidRPr="002F60DB">
        <w:rPr>
          <w:rFonts w:eastAsiaTheme="minorEastAsia"/>
          <w:lang w:val="ru-RU"/>
        </w:rPr>
        <w:t xml:space="preserve"> </w:t>
      </w:r>
      <w:r w:rsidRPr="00AD5746">
        <w:rPr>
          <w:rFonts w:eastAsiaTheme="minorEastAsia"/>
          <w:lang w:val="ru-RU"/>
        </w:rPr>
        <w:t>приведен</w:t>
      </w:r>
      <w:ins w:id="11" w:author="Windows User" w:date="2024-04-30T00:04:00Z">
        <w:r w:rsidR="000F6D6E">
          <w:rPr>
            <w:rFonts w:eastAsiaTheme="minorEastAsia"/>
            <w:lang w:val="ru-RU"/>
          </w:rPr>
          <w:t>ы</w:t>
        </w:r>
      </w:ins>
      <w:del w:id="12" w:author="Windows User" w:date="2024-04-30T00:04:00Z">
        <w:r w:rsidRPr="00AD5746" w:rsidDel="000F6D6E">
          <w:rPr>
            <w:rFonts w:eastAsiaTheme="minorEastAsia"/>
            <w:lang w:val="ru-RU"/>
          </w:rPr>
          <w:delText>о</w:delText>
        </w:r>
      </w:del>
      <w:ins w:id="13" w:author="Windows User" w:date="2024-04-30T00:04:00Z">
        <w:r w:rsidR="000F6D6E">
          <w:rPr>
            <w:rFonts w:eastAsiaTheme="minorEastAsia"/>
            <w:lang w:val="ru-RU"/>
          </w:rPr>
          <w:t xml:space="preserve"> результаты</w:t>
        </w:r>
      </w:ins>
      <w:r w:rsidRPr="00AD5746">
        <w:rPr>
          <w:rFonts w:eastAsiaTheme="minorEastAsia"/>
          <w:lang w:val="ru-RU"/>
        </w:rPr>
        <w:t xml:space="preserve"> моделировани</w:t>
      </w:r>
      <w:ins w:id="14" w:author="Windows User" w:date="2024-04-30T00:04:00Z">
        <w:r w:rsidR="000F6D6E">
          <w:rPr>
            <w:rFonts w:eastAsiaTheme="minorEastAsia"/>
            <w:lang w:val="ru-RU"/>
          </w:rPr>
          <w:t>я</w:t>
        </w:r>
      </w:ins>
      <w:del w:id="15" w:author="Windows User" w:date="2024-04-30T00:04:00Z">
        <w:r w:rsidRPr="00AD5746" w:rsidDel="000F6D6E">
          <w:rPr>
            <w:rFonts w:eastAsiaTheme="minorEastAsia"/>
            <w:lang w:val="ru-RU"/>
          </w:rPr>
          <w:delText>е</w:delText>
        </w:r>
      </w:del>
      <w:r w:rsidRPr="002F60DB">
        <w:rPr>
          <w:rFonts w:eastAsiaTheme="minorEastAsia"/>
          <w:lang w:val="ru-RU"/>
        </w:rPr>
        <w:t xml:space="preserve"> прохождения критической энергии</w:t>
      </w:r>
      <w:r w:rsidR="007E7E91">
        <w:rPr>
          <w:rFonts w:eastAsiaTheme="minorEastAsia"/>
          <w:lang w:val="ru-RU"/>
        </w:rPr>
        <w:t xml:space="preserve"> </w:t>
      </w:r>
      <m:oMath>
        <m:r>
          <w:rPr>
            <w:rFonts w:ascii="Cambria Math" w:eastAsiaTheme="minorEastAsia" w:hAnsi="Cambria Math"/>
            <w:lang w:val="ru-RU"/>
          </w:rPr>
          <m:t>7.0-13.0</m:t>
        </m:r>
      </m:oMath>
      <w:r w:rsidR="007E7E91" w:rsidRPr="007E7E91">
        <w:rPr>
          <w:rFonts w:eastAsiaTheme="minorEastAsia"/>
          <w:lang w:val="ru-RU"/>
        </w:rPr>
        <w:t xml:space="preserve"> </w:t>
      </w:r>
      <w:r w:rsidR="007E7E91">
        <w:rPr>
          <w:rFonts w:eastAsiaTheme="minorEastAsia"/>
          <w:lang w:val="ru-RU"/>
        </w:rPr>
        <w:t>ГэВ</w:t>
      </w:r>
      <w:r w:rsidRPr="002F60DB">
        <w:rPr>
          <w:rFonts w:eastAsiaTheme="minorEastAsia"/>
          <w:lang w:val="ru-RU"/>
        </w:rPr>
        <w:t xml:space="preserve"> для </w:t>
      </w:r>
      <m:oMath>
        <m:r>
          <w:rPr>
            <w:rFonts w:ascii="Cambria Math" w:eastAsiaTheme="minorEastAsia" w:hAnsi="Cambria Math"/>
          </w:rPr>
          <m:t>η</m:t>
        </m:r>
        <m:r>
          <w:rPr>
            <w:rFonts w:ascii="Cambria Math" w:eastAsiaTheme="minorEastAsia" w:hAnsi="Cambria Math"/>
            <w:lang w:val="ru-RU"/>
          </w:rPr>
          <m:t>=</m:t>
        </m:r>
        <m:sSub>
          <m:sSubPr>
            <m:ctrlPr>
              <w:rPr>
                <w:rFonts w:ascii="Cambria Math" w:eastAsiaTheme="minorEastAsia" w:hAnsi="Cambria Math"/>
                <w:bCs/>
              </w:rPr>
            </m:ctrlPr>
          </m:sSubPr>
          <m:e>
            <m:r>
              <w:rPr>
                <w:rFonts w:ascii="Cambria Math" w:eastAsiaTheme="minorEastAsia" w:hAnsi="Cambria Math"/>
              </w:rPr>
              <m:t>η</m:t>
            </m:r>
          </m:e>
          <m:sub>
            <m:r>
              <w:rPr>
                <w:rFonts w:ascii="Cambria Math" w:eastAsiaTheme="minorEastAsia" w:hAnsi="Cambria Math"/>
                <w:lang w:val="ru-RU"/>
              </w:rPr>
              <m:t>0</m:t>
            </m:r>
          </m:sub>
        </m:sSub>
      </m:oMath>
      <w:r w:rsidRPr="002F60DB">
        <w:rPr>
          <w:rFonts w:eastAsiaTheme="minorEastAsia"/>
          <w:bCs/>
          <w:lang w:val="ru-RU"/>
        </w:rPr>
        <w:t xml:space="preserve"> и соответственно </w:t>
      </w:r>
      <m:oMath>
        <m:r>
          <w:rPr>
            <w:rFonts w:ascii="Cambria Math" w:eastAsiaTheme="minorEastAsia" w:hAnsi="Cambria Math"/>
          </w:rPr>
          <m:t>η</m:t>
        </m:r>
        <m:r>
          <w:rPr>
            <w:rFonts w:ascii="Cambria Math" w:eastAsiaTheme="minorEastAsia" w:hAnsi="Cambria Math"/>
            <w:lang w:val="ru-RU"/>
          </w:rPr>
          <m:t>=</m:t>
        </m:r>
        <m:sSub>
          <m:sSubPr>
            <m:ctrlPr>
              <w:rPr>
                <w:rFonts w:ascii="Cambria Math" w:eastAsiaTheme="minorEastAsia" w:hAnsi="Cambria Math"/>
                <w:bCs/>
              </w:rPr>
            </m:ctrlPr>
          </m:sSubPr>
          <m:e>
            <m:r>
              <w:rPr>
                <w:rFonts w:ascii="Cambria Math" w:eastAsiaTheme="minorEastAsia" w:hAnsi="Cambria Math"/>
              </w:rPr>
              <m:t>η</m:t>
            </m:r>
          </m:e>
          <m:sub>
            <m:r>
              <w:rPr>
                <w:rFonts w:ascii="Cambria Math" w:eastAsiaTheme="minorEastAsia" w:hAnsi="Cambria Math"/>
                <w:lang w:val="ru-RU"/>
              </w:rPr>
              <m:t>0</m:t>
            </m:r>
          </m:sub>
        </m:sSub>
        <m:r>
          <w:rPr>
            <w:rFonts w:ascii="Cambria Math" w:eastAsiaTheme="minorEastAsia" w:hAnsi="Cambria Math"/>
            <w:lang w:val="ru-RU"/>
          </w:rPr>
          <m:t>+</m:t>
        </m:r>
        <m:sSub>
          <m:sSubPr>
            <m:ctrlPr>
              <w:rPr>
                <w:rFonts w:ascii="Cambria Math" w:eastAsiaTheme="minorEastAsia" w:hAnsi="Cambria Math"/>
                <w:bCs/>
              </w:rPr>
            </m:ctrlPr>
          </m:sSubPr>
          <m:e>
            <m:r>
              <w:rPr>
                <w:rFonts w:ascii="Cambria Math" w:eastAsiaTheme="minorEastAsia" w:hAnsi="Cambria Math"/>
              </w:rPr>
              <m:t>η</m:t>
            </m:r>
          </m:e>
          <m:sub>
            <m:r>
              <w:rPr>
                <w:rFonts w:ascii="Cambria Math" w:eastAsiaTheme="minorEastAsia" w:hAnsi="Cambria Math"/>
                <w:lang w:val="ru-RU"/>
              </w:rPr>
              <m:t>1</m:t>
            </m:r>
          </m:sub>
        </m:sSub>
        <m:r>
          <w:rPr>
            <w:rFonts w:ascii="Cambria Math" w:eastAsiaTheme="minorEastAsia" w:hAnsi="Cambria Math"/>
          </w:rPr>
          <m:t>δ</m:t>
        </m:r>
      </m:oMath>
      <w:r w:rsidR="00AD6D84">
        <w:rPr>
          <w:rFonts w:eastAsiaTheme="minorEastAsia"/>
          <w:bCs/>
          <w:lang w:val="ru-RU"/>
        </w:rPr>
        <w:t xml:space="preserve"> в различных моделях </w:t>
      </w:r>
      <w:r w:rsidR="00AD6D84">
        <w:rPr>
          <w:rFonts w:eastAsiaTheme="minorEastAsia"/>
          <w:bCs/>
          <w:lang w:val="en-US"/>
        </w:rPr>
        <w:t>BLonD</w:t>
      </w:r>
      <w:r w:rsidR="00AD5746">
        <w:rPr>
          <w:rFonts w:eastAsiaTheme="minorEastAsia"/>
          <w:bCs/>
          <w:lang w:val="ru-RU"/>
        </w:rPr>
        <w:t xml:space="preserve"> </w:t>
      </w:r>
      <w:r w:rsidR="00716A9B" w:rsidRPr="00716A9B">
        <w:rPr>
          <w:rFonts w:eastAsiaTheme="minorEastAsia"/>
          <w:bCs/>
          <w:lang w:val="ru-RU"/>
        </w:rPr>
        <w:t>[</w:t>
      </w:r>
      <w:r w:rsidR="009F67C6" w:rsidRPr="009F67C6">
        <w:rPr>
          <w:rFonts w:eastAsiaTheme="minorEastAsia"/>
          <w:bCs/>
          <w:lang w:val="ru-RU"/>
        </w:rPr>
        <w:t>7</w:t>
      </w:r>
      <w:r w:rsidR="00716A9B" w:rsidRPr="00716A9B">
        <w:rPr>
          <w:rFonts w:eastAsiaTheme="minorEastAsia"/>
          <w:bCs/>
          <w:lang w:val="ru-RU"/>
        </w:rPr>
        <w:t>]</w:t>
      </w:r>
      <w:r w:rsidR="00AD5746" w:rsidRPr="00AD5746">
        <w:rPr>
          <w:rFonts w:eastAsiaTheme="minorEastAsia"/>
          <w:bCs/>
          <w:lang w:val="ru-RU"/>
        </w:rPr>
        <w:t>.</w:t>
      </w:r>
    </w:p>
    <w:p w14:paraId="390F4731" w14:textId="77777777" w:rsidR="001445CA" w:rsidRDefault="001445CA" w:rsidP="001445CA">
      <w:pPr>
        <w:pStyle w:val="Heading"/>
        <w:suppressAutoHyphens/>
        <w:spacing w:line="276" w:lineRule="auto"/>
        <w:rPr>
          <w:sz w:val="24"/>
          <w:szCs w:val="24"/>
        </w:rPr>
      </w:pPr>
      <w:r>
        <w:rPr>
          <w:sz w:val="24"/>
          <w:szCs w:val="24"/>
        </w:rPr>
        <w:t xml:space="preserve">Влияние </w:t>
      </w:r>
      <w:r w:rsidR="00F2265E">
        <w:rPr>
          <w:sz w:val="24"/>
          <w:szCs w:val="24"/>
        </w:rPr>
        <w:t>индуктивного импеданса</w:t>
      </w:r>
    </w:p>
    <w:p w14:paraId="1A2AEC75" w14:textId="31E3AC02" w:rsidR="00F2265E" w:rsidRPr="009F67C6" w:rsidRDefault="00F2265E" w:rsidP="00816883">
      <w:pPr>
        <w:jc w:val="both"/>
        <w:rPr>
          <w:iCs/>
          <w:lang w:val="en-US"/>
        </w:rPr>
      </w:pPr>
      <w:r w:rsidRPr="00AF67F3">
        <w:rPr>
          <w:lang w:val="ru-RU"/>
        </w:rPr>
        <w:tab/>
      </w:r>
      <w:proofErr w:type="spellStart"/>
      <w:r w:rsidRPr="00DB3F2D">
        <w:rPr>
          <w:lang w:val="ru-RU"/>
        </w:rPr>
        <w:t>Импеданс</w:t>
      </w:r>
      <w:ins w:id="16" w:author="Windows User" w:date="2024-04-30T00:05:00Z">
        <w:r w:rsidR="000F6D6E">
          <w:rPr>
            <w:lang w:val="ru-RU"/>
          </w:rPr>
          <w:t>ы</w:t>
        </w:r>
      </w:ins>
      <w:proofErr w:type="spellEnd"/>
      <w:r w:rsidRPr="00DB3F2D">
        <w:rPr>
          <w:lang w:val="ru-RU"/>
        </w:rPr>
        <w:t xml:space="preserve"> </w:t>
      </w:r>
      <w:r w:rsidR="00816883" w:rsidRPr="00DB3F2D">
        <w:rPr>
          <w:lang w:val="ru-RU"/>
        </w:rPr>
        <w:t>описыва</w:t>
      </w:r>
      <w:ins w:id="17" w:author="Windows User" w:date="2024-04-30T00:05:00Z">
        <w:r w:rsidR="000F6D6E">
          <w:rPr>
            <w:lang w:val="ru-RU"/>
          </w:rPr>
          <w:t>ю</w:t>
        </w:r>
      </w:ins>
      <w:del w:id="18" w:author="Windows User" w:date="2024-04-30T00:05:00Z">
        <w:r w:rsidR="00816883" w:rsidRPr="00DB3F2D" w:rsidDel="000F6D6E">
          <w:rPr>
            <w:lang w:val="ru-RU"/>
          </w:rPr>
          <w:delText>е</w:delText>
        </w:r>
      </w:del>
      <w:r w:rsidR="00816883" w:rsidRPr="00DB3F2D">
        <w:rPr>
          <w:lang w:val="ru-RU"/>
        </w:rPr>
        <w:t>т взаимодействие</w:t>
      </w:r>
      <w:r w:rsidR="00816883" w:rsidRPr="00816883">
        <w:rPr>
          <w:lang w:val="ru-RU"/>
        </w:rPr>
        <w:t xml:space="preserve"> пучка с </w:t>
      </w:r>
      <w:ins w:id="19" w:author="Windows User" w:date="2024-04-30T00:05:00Z">
        <w:r w:rsidR="000F6D6E">
          <w:rPr>
            <w:lang w:val="ru-RU"/>
          </w:rPr>
          <w:t xml:space="preserve">элементами </w:t>
        </w:r>
      </w:ins>
      <w:del w:id="20" w:author="Windows User" w:date="2024-04-30T00:05:00Z">
        <w:r w:rsidR="00816883" w:rsidRPr="00816883" w:rsidDel="000F6D6E">
          <w:rPr>
            <w:lang w:val="ru-RU"/>
          </w:rPr>
          <w:delText>окружающей</w:delText>
        </w:r>
      </w:del>
      <w:r w:rsidR="00816883" w:rsidRPr="00816883">
        <w:rPr>
          <w:lang w:val="ru-RU"/>
        </w:rPr>
        <w:t xml:space="preserve"> структур</w:t>
      </w:r>
      <w:ins w:id="21" w:author="Windows User" w:date="2024-04-30T00:05:00Z">
        <w:r w:rsidR="000F6D6E">
          <w:rPr>
            <w:lang w:val="ru-RU"/>
          </w:rPr>
          <w:t>ы</w:t>
        </w:r>
      </w:ins>
      <w:del w:id="22" w:author="Windows User" w:date="2024-04-30T00:05:00Z">
        <w:r w:rsidR="00816883" w:rsidRPr="00816883" w:rsidDel="000F6D6E">
          <w:rPr>
            <w:lang w:val="ru-RU"/>
          </w:rPr>
          <w:delText>ой</w:delText>
        </w:r>
      </w:del>
      <w:r w:rsidR="00816883">
        <w:rPr>
          <w:lang w:val="ru-RU"/>
        </w:rPr>
        <w:t xml:space="preserve"> </w:t>
      </w:r>
      <w:r w:rsidR="00816883" w:rsidRPr="00816883">
        <w:rPr>
          <w:lang w:val="ru-RU"/>
        </w:rPr>
        <w:t>ускорителя</w:t>
      </w:r>
      <w:r w:rsidRPr="00F2265E">
        <w:rPr>
          <w:lang w:val="ru-RU"/>
        </w:rPr>
        <w:t xml:space="preserve">. </w:t>
      </w:r>
      <w:r w:rsidR="00D958D3" w:rsidRPr="00D958D3">
        <w:rPr>
          <w:lang w:val="ru-RU"/>
        </w:rPr>
        <w:t>Особенно важным</w:t>
      </w:r>
      <w:r w:rsidRPr="00F2265E">
        <w:rPr>
          <w:lang w:val="ru-RU"/>
        </w:rPr>
        <w:t xml:space="preserve"> </w:t>
      </w:r>
      <w:r w:rsidR="00D958D3" w:rsidRPr="00D958D3">
        <w:rPr>
          <w:lang w:val="ru-RU"/>
        </w:rPr>
        <w:t>для изучения динамики при прохождении критической энергии</w:t>
      </w:r>
      <w:r w:rsidR="00D958D3">
        <w:rPr>
          <w:lang w:val="ru-RU"/>
        </w:rPr>
        <w:t xml:space="preserve"> является</w:t>
      </w:r>
      <w:r w:rsidRPr="00D958D3">
        <w:rPr>
          <w:lang w:val="ru-RU"/>
        </w:rPr>
        <w:t xml:space="preserve"> продольный импеданс</w:t>
      </w:r>
      <w:r w:rsidRPr="00F2265E">
        <w:rPr>
          <w:lang w:val="ru-RU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iCs/>
                <w:lang w:val="ru-RU"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Z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/>
                <w:lang w:val="ru-RU"/>
              </w:rPr>
              <m:t>∥</m:t>
            </m:r>
          </m:sub>
        </m:sSub>
        <m:d>
          <m:dPr>
            <m:ctrlPr>
              <w:rPr>
                <w:rFonts w:ascii="Cambria Math" w:hAnsi="Cambria Math"/>
                <w:i/>
                <w:iCs/>
                <w:lang w:val="ru-RU"/>
              </w:rPr>
            </m:ctrlPr>
          </m:dPr>
          <m:e>
            <m:r>
              <w:rPr>
                <w:rFonts w:ascii="Cambria Math" w:hAnsi="Cambria Math"/>
                <w:lang w:val="ru-RU"/>
              </w:rPr>
              <m:t>ω</m:t>
            </m:r>
          </m:e>
        </m:d>
      </m:oMath>
      <w:r w:rsidR="00716A9B">
        <w:rPr>
          <w:iCs/>
          <w:lang w:val="ru-RU"/>
        </w:rPr>
        <w:t>.</w:t>
      </w:r>
      <w:r w:rsidR="00816883">
        <w:rPr>
          <w:iCs/>
          <w:lang w:val="ru-RU"/>
        </w:rPr>
        <w:t xml:space="preserve"> </w:t>
      </w:r>
      <w:r w:rsidR="00CA74AF">
        <w:rPr>
          <w:iCs/>
          <w:lang w:val="ru-RU"/>
        </w:rPr>
        <w:t>Аналитический расчёт полного импеданса кольца является трудной задачей и в данной работе ограничен его индуктивной компонентой</w:t>
      </w:r>
      <w:r w:rsidR="00CA74AF">
        <w:rPr>
          <w:rFonts w:eastAsiaTheme="minorEastAsia"/>
          <w:iCs/>
          <w:lang w:val="ru-RU"/>
        </w:rPr>
        <w:t xml:space="preserve"> </w:t>
      </w:r>
      <m:oMath>
        <m:f>
          <m:fPr>
            <m:type m:val="lin"/>
            <m:ctrlPr>
              <w:rPr>
                <w:rFonts w:ascii="Cambria Math" w:hAnsi="Cambria Math"/>
                <w:i/>
                <w:iCs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num>
          <m:den>
            <m:r>
              <w:rPr>
                <w:rFonts w:ascii="Cambria Math" w:hAnsi="Cambria Math"/>
                <w:lang w:val="en-US"/>
              </w:rPr>
              <m:t>n</m:t>
            </m:r>
          </m:den>
        </m:f>
        <m:r>
          <w:rPr>
            <w:rFonts w:ascii="Cambria Math" w:eastAsiaTheme="minorEastAsia" w:hAnsi="Cambria Math"/>
            <w:lang w:val="ru-RU"/>
          </w:rPr>
          <m:t>=±</m:t>
        </m:r>
        <m:r>
          <w:rPr>
            <w:rFonts w:ascii="Cambria Math" w:eastAsiaTheme="minorEastAsia" w:hAnsi="Cambria Math"/>
          </w:rPr>
          <m:t>i</m:t>
        </m:r>
        <m:r>
          <w:rPr>
            <w:rFonts w:ascii="Cambria Math" w:eastAsiaTheme="minorEastAsia" w:hAnsi="Cambria Math"/>
            <w:lang w:val="ru-RU"/>
          </w:rPr>
          <m:t>∙</m:t>
        </m:r>
        <m:r>
          <w:rPr>
            <w:rFonts w:ascii="Cambria Math" w:eastAsiaTheme="minorEastAsia" w:hAnsi="Cambria Math"/>
          </w:rPr>
          <m:t>const</m:t>
        </m:r>
      </m:oMath>
      <w:r w:rsidR="00CA74AF">
        <w:rPr>
          <w:rFonts w:eastAsiaTheme="minorEastAsia"/>
          <w:lang w:val="ru-RU"/>
        </w:rPr>
        <w:t xml:space="preserve">. Отрицательная индуктивность </w:t>
      </w:r>
      <w:r w:rsidR="00375791">
        <w:rPr>
          <w:rFonts w:eastAsiaTheme="minorEastAsia"/>
          <w:lang w:val="ru-RU"/>
        </w:rPr>
        <w:t>соответствует</w:t>
      </w:r>
      <w:r w:rsidR="00CA74AF">
        <w:rPr>
          <w:rFonts w:eastAsiaTheme="minorEastAsia"/>
          <w:lang w:val="ru-RU"/>
        </w:rPr>
        <w:t xml:space="preserve"> импедансу гладкой камеры, а положительная </w:t>
      </w:r>
      <w:r w:rsidR="00375791">
        <w:rPr>
          <w:rFonts w:eastAsiaTheme="minorEastAsia"/>
          <w:lang w:val="ru-RU"/>
        </w:rPr>
        <w:t>продольному импедансу связи пикап-электродов, кикер-магнитов и сильфонов.</w:t>
      </w:r>
      <w:r w:rsidR="009F67C6" w:rsidRPr="009F67C6">
        <w:rPr>
          <w:rFonts w:eastAsiaTheme="minorEastAsia"/>
          <w:lang w:val="ru-RU"/>
        </w:rPr>
        <w:t xml:space="preserve"> </w:t>
      </w:r>
      <w:r w:rsidR="009F67C6">
        <w:rPr>
          <w:rFonts w:eastAsiaTheme="minorEastAsia"/>
          <w:lang w:val="en-US"/>
        </w:rPr>
        <w:t>[3]</w:t>
      </w:r>
    </w:p>
    <w:p w14:paraId="7BBE0D2E" w14:textId="6E6E4E9F" w:rsidR="00F2265E" w:rsidRPr="00816883" w:rsidRDefault="00716A9B" w:rsidP="00F2265E">
      <w:pPr>
        <w:jc w:val="both"/>
        <w:rPr>
          <w:lang w:val="ru-RU"/>
        </w:rPr>
      </w:pPr>
      <w:r>
        <w:rPr>
          <w:lang w:val="ru-RU"/>
        </w:rPr>
        <w:tab/>
        <w:t>На сеансе д</w:t>
      </w:r>
      <w:r w:rsidR="00F2265E" w:rsidRPr="00F2265E">
        <w:rPr>
          <w:lang w:val="ru-RU"/>
        </w:rPr>
        <w:t xml:space="preserve">ля У-70 </w:t>
      </w:r>
      <w:r>
        <w:rPr>
          <w:lang w:val="ru-RU"/>
        </w:rPr>
        <w:t xml:space="preserve">наблюдалась </w:t>
      </w:r>
      <w:r w:rsidR="00F2265E" w:rsidRPr="00F2265E">
        <w:rPr>
          <w:lang w:val="ru-RU"/>
        </w:rPr>
        <w:t xml:space="preserve">интенсивность в импульсе порядка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lang w:val="en-US"/>
              </w:rPr>
              <m:t>tot</m:t>
            </m:r>
          </m:sub>
        </m:sSub>
        <m:r>
          <w:rPr>
            <w:rFonts w:ascii="Cambria Math" w:hAnsi="Cambria Math"/>
            <w:lang w:val="ru-RU"/>
          </w:rPr>
          <m:t>=</m:t>
        </m:r>
        <m:r>
          <m:rPr>
            <m:sty m:val="p"/>
          </m:rPr>
          <w:rPr>
            <w:rFonts w:ascii="Cambria Math" w:hAnsi="Cambria Math"/>
            <w:lang w:val="ru-RU"/>
          </w:rPr>
          <m:t>4×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lang w:val="ru-RU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/>
                <w:lang w:val="ru-RU"/>
              </w:rPr>
              <m:t>12</m:t>
            </m:r>
          </m:sup>
        </m:sSup>
      </m:oMath>
      <w:r w:rsidR="00F2265E" w:rsidRPr="00F2265E">
        <w:rPr>
          <w:rFonts w:eastAsiaTheme="minorEastAsia"/>
          <w:lang w:val="ru-RU"/>
        </w:rPr>
        <w:t xml:space="preserve"> </w:t>
      </w:r>
      <w:proofErr w:type="spellStart"/>
      <w:r w:rsidR="00F2265E">
        <w:rPr>
          <w:rFonts w:eastAsiaTheme="minorEastAsia"/>
          <w:lang w:val="en-US"/>
        </w:rPr>
        <w:t>ppp</w:t>
      </w:r>
      <w:proofErr w:type="spellEnd"/>
      <w:r w:rsidR="00F2265E" w:rsidRPr="00F2265E">
        <w:rPr>
          <w:lang w:val="ru-RU"/>
        </w:rPr>
        <w:t xml:space="preserve">, соответственно в сгустке порядка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lang w:val="en-US"/>
              </w:rPr>
              <m:t>beam</m:t>
            </m:r>
          </m:sub>
        </m:sSub>
        <m:r>
          <w:rPr>
            <w:rFonts w:ascii="Cambria Math" w:hAnsi="Cambria Math"/>
            <w:lang w:val="ru-RU"/>
          </w:rPr>
          <m:t>=</m:t>
        </m:r>
        <m:r>
          <m:rPr>
            <m:sty m:val="p"/>
          </m:rPr>
          <w:rPr>
            <w:rFonts w:ascii="Cambria Math" w:hAnsi="Cambria Math"/>
            <w:lang w:val="ru-RU"/>
          </w:rPr>
          <m:t>4×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lang w:val="ru-RU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/>
                <w:lang w:val="ru-RU"/>
              </w:rPr>
              <m:t>11</m:t>
            </m:r>
          </m:sup>
        </m:sSup>
      </m:oMath>
      <w:r w:rsidR="00F2265E" w:rsidRPr="00F2265E">
        <w:rPr>
          <w:rFonts w:eastAsiaTheme="minorEastAsia"/>
          <w:lang w:val="ru-RU"/>
        </w:rPr>
        <w:t xml:space="preserve"> </w:t>
      </w:r>
      <w:r w:rsidR="00F2265E">
        <w:rPr>
          <w:rFonts w:eastAsiaTheme="minorEastAsia"/>
          <w:lang w:val="en-US"/>
        </w:rPr>
        <w:t>ppb</w:t>
      </w:r>
      <w:r w:rsidR="00F2265E" w:rsidRPr="00F2265E">
        <w:rPr>
          <w:lang w:val="ru-RU"/>
        </w:rPr>
        <w:t xml:space="preserve">. </w:t>
      </w:r>
      <w:r w:rsidR="00F2265E" w:rsidRPr="00F2265E">
        <w:rPr>
          <w:rFonts w:eastAsiaTheme="minorEastAsia"/>
          <w:iCs/>
          <w:lang w:val="ru-RU"/>
        </w:rPr>
        <w:t>Моделирование продольной динамики</w:t>
      </w:r>
      <w:r w:rsidR="007E7E91" w:rsidRPr="007E7E91">
        <w:rPr>
          <w:rFonts w:eastAsiaTheme="minorEastAsia"/>
          <w:iCs/>
          <w:lang w:val="ru-RU"/>
        </w:rPr>
        <w:t xml:space="preserve"> </w:t>
      </w:r>
      <w:r w:rsidR="007E7E91">
        <w:rPr>
          <w:rFonts w:eastAsiaTheme="minorEastAsia"/>
          <w:iCs/>
          <w:lang w:val="ru-RU"/>
        </w:rPr>
        <w:t xml:space="preserve">при ускорении </w:t>
      </w:r>
      <m:oMath>
        <m:r>
          <w:rPr>
            <w:rFonts w:ascii="Cambria Math" w:eastAsiaTheme="minorEastAsia" w:hAnsi="Cambria Math"/>
            <w:lang w:val="ru-RU"/>
          </w:rPr>
          <m:t>7.0-9.0</m:t>
        </m:r>
      </m:oMath>
      <w:r w:rsidR="007E7E91" w:rsidRPr="007E7E91">
        <w:rPr>
          <w:rFonts w:eastAsiaTheme="minorEastAsia"/>
          <w:lang w:val="ru-RU"/>
        </w:rPr>
        <w:t xml:space="preserve"> </w:t>
      </w:r>
      <w:r w:rsidR="007E7E91">
        <w:rPr>
          <w:rFonts w:eastAsiaTheme="minorEastAsia"/>
          <w:lang w:val="ru-RU"/>
        </w:rPr>
        <w:t>ГэВ</w:t>
      </w:r>
      <w:r w:rsidR="00F2265E" w:rsidRPr="00F2265E">
        <w:rPr>
          <w:rFonts w:eastAsiaTheme="minorEastAsia"/>
          <w:iCs/>
          <w:lang w:val="ru-RU"/>
        </w:rPr>
        <w:t xml:space="preserve"> показывают</w:t>
      </w:r>
      <w:r w:rsidR="00F2265E" w:rsidRPr="00F2265E">
        <w:rPr>
          <w:lang w:val="ru-RU"/>
        </w:rPr>
        <w:t>, что для малой интенсивности для отрицательного, так и положительного значения, пучок сохраняет стабильность</w:t>
      </w:r>
      <w:r w:rsidR="0054642D">
        <w:rPr>
          <w:lang w:val="ru-RU"/>
        </w:rPr>
        <w:t>.</w:t>
      </w:r>
      <w:r w:rsidR="00F2265E" w:rsidRPr="00F2265E">
        <w:rPr>
          <w:lang w:val="ru-RU"/>
        </w:rPr>
        <w:t xml:space="preserve"> </w:t>
      </w:r>
      <w:r w:rsidR="0054642D">
        <w:rPr>
          <w:lang w:val="ru-RU"/>
        </w:rPr>
        <w:t>Д</w:t>
      </w:r>
      <w:r w:rsidR="00F2265E" w:rsidRPr="00F2265E">
        <w:rPr>
          <w:lang w:val="ru-RU"/>
        </w:rPr>
        <w:t>ля больших интенсивностей наблюдается существенное изменение симметрии фазового объёма (</w:t>
      </w:r>
      <w:r>
        <w:rPr>
          <w:lang w:val="ru-RU"/>
        </w:rPr>
        <w:t>Р</w:t>
      </w:r>
      <w:r w:rsidR="00F2265E" w:rsidRPr="00F2265E">
        <w:rPr>
          <w:lang w:val="ru-RU"/>
        </w:rPr>
        <w:t>ис.</w:t>
      </w:r>
      <w:r w:rsidR="004414BA">
        <w:rPr>
          <w:lang w:val="ru-RU"/>
        </w:rPr>
        <w:t xml:space="preserve"> </w:t>
      </w:r>
      <w:r w:rsidR="00F2265E" w:rsidRPr="00F2265E">
        <w:rPr>
          <w:lang w:val="ru-RU"/>
        </w:rPr>
        <w:t xml:space="preserve">3, </w:t>
      </w:r>
      <w:r>
        <w:rPr>
          <w:lang w:val="ru-RU"/>
        </w:rPr>
        <w:t>Т</w:t>
      </w:r>
      <w:r w:rsidR="00F2265E" w:rsidRPr="00F2265E">
        <w:rPr>
          <w:lang w:val="ru-RU"/>
        </w:rPr>
        <w:t xml:space="preserve">аблица 2). </w:t>
      </w:r>
      <w:r w:rsidR="00E21ADD">
        <w:rPr>
          <w:lang w:val="ru-RU"/>
        </w:rPr>
        <w:t xml:space="preserve">В соответствии с экспериментальными </w:t>
      </w:r>
      <w:r w:rsidR="00E21ADD">
        <w:rPr>
          <w:lang w:val="ru-RU"/>
        </w:rPr>
        <w:lastRenderedPageBreak/>
        <w:t>данными, н</w:t>
      </w:r>
      <w:r w:rsidR="0054642D">
        <w:rPr>
          <w:lang w:val="ru-RU"/>
        </w:rPr>
        <w:t>ачальное з</w:t>
      </w:r>
      <w:r w:rsidR="00F2265E" w:rsidRPr="00F2265E">
        <w:rPr>
          <w:lang w:val="ru-RU"/>
        </w:rPr>
        <w:t xml:space="preserve">начение длины сгустка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τ</m:t>
            </m:r>
          </m:e>
          <m:sub>
            <m:r>
              <w:rPr>
                <w:rFonts w:ascii="Cambria Math" w:hAnsi="Cambria Math"/>
                <w:lang w:val="en-US"/>
              </w:rPr>
              <m:t>L</m:t>
            </m:r>
          </m:sub>
        </m:sSub>
        <m:r>
          <w:rPr>
            <w:rFonts w:ascii="Cambria Math" w:eastAsiaTheme="minorEastAsia" w:hAnsi="Cambria Math"/>
            <w:lang w:val="ru-RU"/>
          </w:rPr>
          <m:t>=</m:t>
        </m:r>
        <m:r>
          <w:rPr>
            <w:rFonts w:ascii="Cambria Math" w:hAnsi="Cambria Math"/>
            <w:lang w:val="ru-RU"/>
          </w:rPr>
          <m:t>4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  <w:lang w:val="ru-RU"/>
              </w:rPr>
              <m:t>σ</m:t>
            </m:r>
          </m:sub>
        </m:sSub>
        <m:r>
          <w:rPr>
            <w:rFonts w:ascii="Cambria Math" w:eastAsiaTheme="minorEastAsia" w:hAnsi="Cambria Math"/>
            <w:lang w:val="ru-RU"/>
          </w:rPr>
          <m:t>≃20 нс</m:t>
        </m:r>
      </m:oMath>
      <w:r w:rsidR="00F2265E" w:rsidRPr="00F2265E">
        <w:rPr>
          <w:lang w:val="ru-RU"/>
        </w:rPr>
        <w:t xml:space="preserve"> для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  <w:lang w:val="ru-RU"/>
              </w:rPr>
              <m:t>0</m:t>
            </m:r>
          </m:sub>
        </m:sSub>
        <m:r>
          <w:rPr>
            <w:rFonts w:ascii="Cambria Math" w:hAnsi="Cambria Math"/>
            <w:lang w:val="ru-RU"/>
          </w:rPr>
          <m:t>=7 Гэ</m:t>
        </m:r>
      </m:oMath>
      <w:r w:rsidR="00F2265E" w:rsidRPr="00F2265E">
        <w:rPr>
          <w:lang w:val="ru-RU"/>
        </w:rPr>
        <w:t xml:space="preserve">. Для гауссова распределения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∆</m:t>
            </m:r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  <w:lang w:val="ru-RU"/>
              </w:rPr>
              <m:t>0</m:t>
            </m:r>
          </m:sub>
        </m:sSub>
        <m:r>
          <w:rPr>
            <w:rFonts w:ascii="Cambria Math" w:hAnsi="Cambria Math"/>
            <w:lang w:val="ru-RU"/>
          </w:rPr>
          <m:t>=4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  <w:lang w:val="ru-RU"/>
              </w:rPr>
              <m:t>σ</m:t>
            </m:r>
          </m:sub>
        </m:sSub>
        <m:r>
          <w:rPr>
            <w:rFonts w:ascii="Cambria Math" w:hAnsi="Cambria Math"/>
            <w:lang w:val="ru-RU"/>
          </w:rPr>
          <m:t>=52.7 МэВ</m:t>
        </m:r>
      </m:oMath>
      <w:r w:rsidR="006F73E0" w:rsidRPr="005B552B">
        <w:rPr>
          <w:rFonts w:eastAsiaTheme="minorEastAsia"/>
          <w:lang w:val="ru-RU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ε</m:t>
            </m:r>
          </m:e>
          <m:sub>
            <m:r>
              <w:rPr>
                <w:rFonts w:ascii="Cambria Math" w:hAnsi="Cambria Math"/>
                <w:lang w:val="ru-RU"/>
              </w:rPr>
              <m:t>0 95%</m:t>
            </m:r>
          </m:sub>
        </m:sSub>
        <m:r>
          <w:rPr>
            <w:rFonts w:ascii="Cambria Math" w:hAnsi="Cambria Math"/>
            <w:lang w:val="ru-RU"/>
          </w:rPr>
          <m:t xml:space="preserve">=1.23 </m:t>
        </m:r>
        <m:r>
          <m:rPr>
            <m:sty m:val="p"/>
          </m:rPr>
          <w:rPr>
            <w:rFonts w:ascii="Cambria Math" w:hAnsi="Cambria Math"/>
            <w:lang w:val="ru-RU"/>
          </w:rPr>
          <m:t>эВ∙с</m:t>
        </m:r>
      </m:oMath>
      <w:r w:rsidR="00F2265E" w:rsidRPr="00F2265E">
        <w:rPr>
          <w:rFonts w:eastAsiaTheme="minorEastAsia"/>
          <w:lang w:val="ru-RU"/>
        </w:rPr>
        <w:t>.</w:t>
      </w:r>
    </w:p>
    <w:p w14:paraId="450CA542" w14:textId="77777777" w:rsidR="00D42045" w:rsidRPr="005B552B" w:rsidRDefault="00D42045" w:rsidP="00D42045">
      <w:pPr>
        <w:pStyle w:val="Heading"/>
        <w:suppressAutoHyphens/>
        <w:spacing w:line="276" w:lineRule="auto"/>
        <w:rPr>
          <w:sz w:val="24"/>
          <w:szCs w:val="24"/>
        </w:rPr>
      </w:pPr>
      <w:bookmarkStart w:id="23" w:name="Conclusions"/>
      <w:bookmarkEnd w:id="23"/>
      <w:r>
        <w:rPr>
          <w:sz w:val="24"/>
          <w:szCs w:val="24"/>
        </w:rPr>
        <w:t>Скачок критической энергии</w:t>
      </w:r>
    </w:p>
    <w:p w14:paraId="112C9F15" w14:textId="195B3892" w:rsidR="00166F7D" w:rsidRPr="00166F7D" w:rsidRDefault="00F44A7E" w:rsidP="008A1423">
      <w:pPr>
        <w:jc w:val="both"/>
        <w:rPr>
          <w:lang w:val="ru-RU"/>
        </w:rPr>
      </w:pPr>
      <w:r>
        <w:rPr>
          <w:lang w:val="ru-RU" w:eastAsia="en-US"/>
        </w:rPr>
        <w:tab/>
      </w:r>
      <w:r w:rsidR="00785BFD" w:rsidRPr="00785BFD">
        <w:rPr>
          <w:lang w:val="ru-RU" w:eastAsia="en-US"/>
        </w:rPr>
        <w:t>С целью сохранения стабильности продольного движения на У-70 используется метод скачка критической энергии</w:t>
      </w:r>
      <w:r w:rsidR="00785BFD">
        <w:rPr>
          <w:lang w:val="ru-RU" w:eastAsia="en-US"/>
        </w:rPr>
        <w:t xml:space="preserve"> </w:t>
      </w:r>
      <w:r w:rsidR="00A92D10" w:rsidRPr="00A92D10">
        <w:rPr>
          <w:lang w:val="ru-RU" w:eastAsia="en-US"/>
        </w:rPr>
        <w:t>[</w:t>
      </w:r>
      <w:r w:rsidR="00D72858" w:rsidRPr="00D72858">
        <w:rPr>
          <w:lang w:val="ru-RU" w:eastAsia="en-US"/>
        </w:rPr>
        <w:t>8</w:t>
      </w:r>
      <w:r w:rsidR="00A92D10" w:rsidRPr="00A92D10">
        <w:rPr>
          <w:lang w:val="ru-RU" w:eastAsia="en-US"/>
        </w:rPr>
        <w:t>]</w:t>
      </w:r>
      <w:r w:rsidR="00D72858" w:rsidRPr="00D72858">
        <w:rPr>
          <w:lang w:val="ru-RU" w:eastAsia="en-US"/>
        </w:rPr>
        <w:t>.</w:t>
      </w:r>
      <w:r w:rsidR="00A92D10" w:rsidRPr="00A92D10">
        <w:rPr>
          <w:lang w:val="ru-RU" w:eastAsia="en-US"/>
        </w:rPr>
        <w:t xml:space="preserve"> </w:t>
      </w:r>
      <w:r w:rsidR="00DB3F2D">
        <w:rPr>
          <w:lang w:val="ru-RU" w:eastAsia="en-US"/>
        </w:rPr>
        <w:t>Возрастает скорость прохождения критической энергии</w:t>
      </w:r>
      <w:r w:rsidR="00FE42A6" w:rsidRPr="00866A18">
        <w:rPr>
          <w:lang w:val="ru-RU"/>
        </w:rPr>
        <w:t xml:space="preserve">, при этом сам темп ускорения не меняется. Это достигается изменением параметров ускорителя, при котором изменяется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  <w:lang w:val="ru-RU"/>
              </w:rPr>
              <m:t>0</m:t>
            </m:r>
          </m:sub>
        </m:sSub>
      </m:oMath>
      <w:r w:rsidR="00166F7D">
        <w:rPr>
          <w:lang w:val="ru-RU"/>
        </w:rPr>
        <w:t>. В общем случае, коэффициент расширения орбиты определяется как интеграл</w:t>
      </w:r>
      <w:r w:rsidR="00166F7D" w:rsidRPr="00166F7D">
        <w:rPr>
          <w:lang w:val="ru-RU"/>
        </w:rPr>
        <w:t>:</w:t>
      </w:r>
    </w:p>
    <w:p w14:paraId="77DFB4C1" w14:textId="77777777" w:rsidR="00166F7D" w:rsidRDefault="00166F7D" w:rsidP="00F44A7E">
      <w:pPr>
        <w:rPr>
          <w:lang w:val="ru-RU"/>
        </w:rPr>
      </w:pPr>
      <m:oMathPara>
        <m:oMath>
          <m:r>
            <w:rPr>
              <w:rFonts w:ascii="Cambria Math" w:hAnsi="Cambria Math"/>
            </w:rPr>
            <m:t>α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C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 </m:t>
          </m:r>
          <m:nary>
            <m:naryPr>
              <m:limLoc m:val="undOvr"/>
              <m:ctrlPr>
                <w:rPr>
                  <w:rFonts w:ascii="Cambria Math" w:hAnsi="Cambria Math"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hAnsi="Cambria Math"/>
                </w:rPr>
                <m:t>0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</w:rPr>
                <m:t>С</m:t>
              </m:r>
            </m:sup>
            <m:e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D</m:t>
                  </m:r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</m:d>
                </m:num>
                <m:den>
                  <m:r>
                    <w:rPr>
                      <w:rFonts w:ascii="Cambria Math" w:hAnsi="Cambria Math"/>
                    </w:rPr>
                    <m:t>ρ</m:t>
                  </m:r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</m:d>
                </m:den>
              </m:f>
            </m:e>
          </m:nary>
          <m:r>
            <w:rPr>
              <w:rFonts w:ascii="Cambria Math" w:hAnsi="Cambria Math"/>
            </w:rPr>
            <m:t>ds (9)</m:t>
          </m:r>
        </m:oMath>
      </m:oMathPara>
    </w:p>
    <w:p w14:paraId="5C263EEE" w14:textId="33916D20" w:rsidR="00042BC3" w:rsidRPr="00A72615" w:rsidRDefault="00C12709" w:rsidP="00C8688B">
      <w:pPr>
        <w:jc w:val="both"/>
        <w:rPr>
          <w:lang w:val="ru-RU"/>
        </w:rPr>
      </w:pPr>
      <w:r>
        <w:rPr>
          <w:lang w:val="ru-RU"/>
        </w:rPr>
        <w:t>г</w:t>
      </w:r>
      <w:r w:rsidR="00166F7D">
        <w:rPr>
          <w:lang w:val="ru-RU"/>
        </w:rPr>
        <w:t xml:space="preserve">де </w:t>
      </w:r>
      <m:oMath>
        <m:r>
          <w:rPr>
            <w:rFonts w:ascii="Cambria Math" w:hAnsi="Cambria Math"/>
          </w:rPr>
          <m:t>D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s</m:t>
            </m:r>
          </m:e>
        </m:d>
      </m:oMath>
      <w:r w:rsidR="00166F7D">
        <w:rPr>
          <w:lang w:val="ru-RU"/>
        </w:rPr>
        <w:t xml:space="preserve"> – дисперсионная функция, </w:t>
      </w:r>
      <m:oMath>
        <m:r>
          <w:rPr>
            <w:rFonts w:ascii="Cambria Math" w:hAnsi="Cambria Math"/>
          </w:rPr>
          <m:t>ρ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s</m:t>
            </m:r>
          </m:e>
        </m:d>
      </m:oMath>
      <w:r w:rsidR="00166F7D">
        <w:rPr>
          <w:lang w:val="ru-RU"/>
        </w:rPr>
        <w:t xml:space="preserve"> – </w:t>
      </w:r>
      <w:r>
        <w:rPr>
          <w:lang w:val="ru-RU"/>
        </w:rPr>
        <w:t>кривизна орбиты.</w:t>
      </w:r>
      <w:r w:rsidR="00166F7D">
        <w:rPr>
          <w:lang w:val="ru-RU"/>
        </w:rPr>
        <w:t xml:space="preserve"> </w:t>
      </w:r>
      <w:r w:rsidR="00166F7D" w:rsidRPr="00166F7D">
        <w:rPr>
          <w:lang w:val="ru-RU"/>
        </w:rPr>
        <w:t>Изменение коэффициента расширения орбиты возможно при мод</w:t>
      </w:r>
      <w:r w:rsidR="00E72398">
        <w:rPr>
          <w:lang w:val="ru-RU"/>
        </w:rPr>
        <w:t>у</w:t>
      </w:r>
      <w:r w:rsidR="00166F7D" w:rsidRPr="00166F7D">
        <w:rPr>
          <w:lang w:val="ru-RU"/>
        </w:rPr>
        <w:t xml:space="preserve">лировании дисперсионной функции, так как </w:t>
      </w:r>
      <m:oMath>
        <m:r>
          <w:rPr>
            <w:rFonts w:ascii="Cambria Math" w:hAnsi="Cambria Math"/>
          </w:rPr>
          <m:t>ρ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s</m:t>
            </m:r>
          </m:e>
        </m:d>
      </m:oMath>
      <w:r w:rsidR="00166F7D" w:rsidRPr="00166F7D">
        <w:rPr>
          <w:rFonts w:eastAsiaTheme="minorEastAsia"/>
          <w:lang w:val="ru-RU"/>
        </w:rPr>
        <w:t xml:space="preserve"> </w:t>
      </w:r>
      <w:r w:rsidR="00153AF5">
        <w:rPr>
          <w:rFonts w:eastAsiaTheme="minorEastAsia"/>
          <w:lang w:val="ru-RU"/>
        </w:rPr>
        <w:t xml:space="preserve">остается </w:t>
      </w:r>
      <w:r w:rsidR="00166F7D" w:rsidRPr="00166F7D">
        <w:rPr>
          <w:rFonts w:eastAsiaTheme="minorEastAsia"/>
          <w:lang w:val="ru-RU"/>
        </w:rPr>
        <w:t>неизмен</w:t>
      </w:r>
      <w:r w:rsidR="00153AF5">
        <w:rPr>
          <w:rFonts w:eastAsiaTheme="minorEastAsia"/>
          <w:lang w:val="ru-RU"/>
        </w:rPr>
        <w:t xml:space="preserve">ной. </w:t>
      </w:r>
      <w:r w:rsidR="00153AF5" w:rsidRPr="00153AF5">
        <w:rPr>
          <w:lang w:val="ru-RU"/>
        </w:rPr>
        <w:t>Такая модуляция в синхротроне У-70 осуществляется квадруполями во 2 и 8 блоках каждого суперпериода [</w:t>
      </w:r>
      <w:r w:rsidR="00D72858" w:rsidRPr="00D72858">
        <w:rPr>
          <w:lang w:val="ru-RU"/>
        </w:rPr>
        <w:t>9</w:t>
      </w:r>
      <w:r w:rsidR="00153AF5" w:rsidRPr="00153AF5">
        <w:rPr>
          <w:lang w:val="ru-RU"/>
        </w:rPr>
        <w:t xml:space="preserve">]. </w:t>
      </w:r>
      <w:r w:rsidR="00B27181" w:rsidRPr="00153AF5">
        <w:rPr>
          <w:lang w:val="ru-RU"/>
        </w:rPr>
        <w:t xml:space="preserve">На </w:t>
      </w:r>
      <w:r w:rsidR="00B27181">
        <w:rPr>
          <w:lang w:val="ru-RU"/>
        </w:rPr>
        <w:t>Р</w:t>
      </w:r>
      <w:r w:rsidR="00B27181" w:rsidRPr="00153AF5">
        <w:rPr>
          <w:lang w:val="ru-RU"/>
        </w:rPr>
        <w:t>ис.</w:t>
      </w:r>
      <w:r w:rsidR="00B27181">
        <w:rPr>
          <w:lang w:val="ru-RU"/>
        </w:rPr>
        <w:t xml:space="preserve"> </w:t>
      </w:r>
      <w:r w:rsidR="00B27181" w:rsidRPr="008A1423">
        <w:rPr>
          <w:lang w:val="ru-RU"/>
        </w:rPr>
        <w:t>4</w:t>
      </w:r>
      <w:r w:rsidR="00B27181" w:rsidRPr="00153AF5">
        <w:rPr>
          <w:lang w:val="ru-RU"/>
        </w:rPr>
        <w:t xml:space="preserve"> изображены параметры </w:t>
      </w:r>
      <w:proofErr w:type="spellStart"/>
      <w:r w:rsidR="00B27181" w:rsidRPr="00153AF5">
        <w:rPr>
          <w:lang w:val="ru-RU"/>
        </w:rPr>
        <w:t>Твисса</w:t>
      </w:r>
      <w:proofErr w:type="spellEnd"/>
      <w:r w:rsidR="00B27181" w:rsidRPr="00153AF5">
        <w:rPr>
          <w:lang w:val="ru-RU"/>
        </w:rPr>
        <w:t xml:space="preserve"> для одного </w:t>
      </w:r>
      <w:proofErr w:type="spellStart"/>
      <w:r w:rsidR="00B27181" w:rsidRPr="00153AF5">
        <w:rPr>
          <w:lang w:val="ru-RU"/>
        </w:rPr>
        <w:t>суперпериода</w:t>
      </w:r>
      <w:proofErr w:type="spellEnd"/>
      <w:r w:rsidR="00B27181" w:rsidRPr="00153AF5">
        <w:rPr>
          <w:lang w:val="ru-RU"/>
        </w:rPr>
        <w:t>, состоящего из 10 магнитных блоков с совмещённой функцией</w:t>
      </w:r>
      <w:r w:rsidR="00B27181">
        <w:rPr>
          <w:lang w:val="ru-RU"/>
        </w:rPr>
        <w:t xml:space="preserve"> для </w:t>
      </w:r>
      <w:r w:rsidR="00B27181" w:rsidRPr="00153AF5">
        <w:rPr>
          <w:lang w:val="ru-RU"/>
        </w:rPr>
        <w:t>регулярной структуры У-70 и модулированной</w:t>
      </w:r>
      <w:r w:rsidR="00A92D10" w:rsidRPr="00A92D10">
        <w:rPr>
          <w:lang w:val="ru-RU"/>
        </w:rPr>
        <w:t xml:space="preserve"> [</w:t>
      </w:r>
      <w:r w:rsidR="00D72858" w:rsidRPr="00D72858">
        <w:rPr>
          <w:lang w:val="ru-RU"/>
        </w:rPr>
        <w:t>10]</w:t>
      </w:r>
      <w:r w:rsidR="00B27181">
        <w:rPr>
          <w:lang w:val="ru-RU"/>
        </w:rPr>
        <w:t>. К</w:t>
      </w:r>
      <w:r w:rsidR="00153AF5" w:rsidRPr="00153AF5">
        <w:rPr>
          <w:lang w:val="ru-RU"/>
        </w:rPr>
        <w:t>вадруполи расположены</w:t>
      </w:r>
      <w:r w:rsidR="00153AF5">
        <w:rPr>
          <w:lang w:val="ru-RU"/>
        </w:rPr>
        <w:t xml:space="preserve"> </w:t>
      </w:r>
      <w:r w:rsidR="00153AF5" w:rsidRPr="00153AF5">
        <w:rPr>
          <w:lang w:val="ru-RU"/>
        </w:rPr>
        <w:t>через полпериода</w:t>
      </w:r>
      <w:r w:rsidR="00153AF5" w:rsidRPr="00153AF5">
        <w:rPr>
          <w:rFonts w:eastAsiaTheme="minorEastAsia"/>
          <w:lang w:val="ru-RU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Δ</m:t>
            </m:r>
            <m:r>
              <w:rPr>
                <w:rFonts w:ascii="Cambria Math" w:hAnsi="Cambria Math"/>
              </w:rPr>
              <m:t>ν</m:t>
            </m:r>
          </m:e>
          <m:sub>
            <m:r>
              <w:rPr>
                <w:rFonts w:ascii="Cambria Math" w:hAnsi="Cambria Math"/>
              </w:rPr>
              <m:t>x</m:t>
            </m:r>
            <m:r>
              <w:rPr>
                <w:rFonts w:ascii="Cambria Math" w:hAnsi="Cambria Math"/>
                <w:lang w:val="ru-RU"/>
              </w:rPr>
              <m:t>,</m:t>
            </m:r>
            <m:r>
              <w:rPr>
                <w:rFonts w:ascii="Cambria Math" w:hAnsi="Cambria Math"/>
              </w:rPr>
              <m:t>y</m:t>
            </m:r>
          </m:sub>
        </m:sSub>
        <m:r>
          <w:rPr>
            <w:rFonts w:ascii="Cambria Math" w:hAnsi="Cambria Math"/>
            <w:lang w:val="ru-RU"/>
          </w:rPr>
          <m:t>=</m:t>
        </m:r>
        <m:r>
          <m:rPr>
            <m:sty m:val="p"/>
          </m:rPr>
          <w:rPr>
            <w:rFonts w:ascii="Cambria Math" w:hAnsi="Cambria Math"/>
            <w:lang w:val="ru-RU"/>
          </w:rPr>
          <m:t>0.5×0.5</m:t>
        </m:r>
      </m:oMath>
      <w:r w:rsidR="00153AF5" w:rsidRPr="00153AF5">
        <w:rPr>
          <w:lang w:val="ru-RU"/>
        </w:rPr>
        <w:t xml:space="preserve"> и имеют противоположные полярности. </w:t>
      </w:r>
      <w:r w:rsidR="00042BC3" w:rsidRPr="00042BC3">
        <w:rPr>
          <w:lang w:val="ru-RU"/>
        </w:rPr>
        <w:t xml:space="preserve"> </w:t>
      </w:r>
      <w:r w:rsidR="00042BC3">
        <w:rPr>
          <w:lang w:val="ru-RU"/>
        </w:rPr>
        <w:t>При такой модуляции дисперсии не происходит сдвига рабочей точки.</w:t>
      </w:r>
      <w:r w:rsidR="00E53DB4" w:rsidRPr="00E53DB4">
        <w:rPr>
          <w:lang w:val="ru-RU"/>
        </w:rPr>
        <w:t xml:space="preserve"> </w:t>
      </w:r>
      <w:r w:rsidR="00E53DB4">
        <w:rPr>
          <w:lang w:val="ru-RU"/>
        </w:rPr>
        <w:t>В Таблице 3 приведены</w:t>
      </w:r>
      <w:r w:rsidR="00042BC3">
        <w:rPr>
          <w:lang w:val="ru-RU"/>
        </w:rPr>
        <w:t xml:space="preserve"> </w:t>
      </w:r>
      <w:r w:rsidR="00E53DB4">
        <w:rPr>
          <w:lang w:val="ru-RU"/>
        </w:rPr>
        <w:t>значения рабочей точке в ходе процедуры поднятия критической энергии и скачка</w:t>
      </w:r>
      <w:r w:rsidR="00DB2B52" w:rsidRPr="00DB2B52">
        <w:rPr>
          <w:lang w:val="ru-RU"/>
        </w:rPr>
        <w:t>.</w:t>
      </w:r>
      <w:r w:rsidR="00E72398">
        <w:rPr>
          <w:lang w:val="ru-RU"/>
        </w:rPr>
        <w:t xml:space="preserve"> </w:t>
      </w:r>
      <w:r w:rsidR="00DB2B52">
        <w:rPr>
          <w:lang w:val="ru-RU"/>
        </w:rPr>
        <w:t>Таким образом, поднятие</w:t>
      </w:r>
      <w:r w:rsidR="00B27181">
        <w:rPr>
          <w:lang w:val="ru-RU"/>
        </w:rPr>
        <w:t xml:space="preserve"> критической энергии</w:t>
      </w:r>
      <w:r w:rsidR="00E72398">
        <w:rPr>
          <w:lang w:val="ru-RU"/>
        </w:rPr>
        <w:t xml:space="preserve"> на переднем фронте </w:t>
      </w:r>
      <w:r w:rsidR="00B27181">
        <w:rPr>
          <w:lang w:val="ru-RU"/>
        </w:rPr>
        <w:t xml:space="preserve">происходит на </w:t>
      </w:r>
      <m:oMath>
        <m:r>
          <w:rPr>
            <w:rFonts w:ascii="Cambria Math" w:hAnsi="Cambria Math"/>
            <w:lang w:val="ru-RU"/>
          </w:rPr>
          <m:t>∆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γ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tr</m:t>
            </m:r>
          </m:sub>
        </m:sSub>
        <m:r>
          <w:rPr>
            <w:rFonts w:ascii="Cambria Math" w:eastAsiaTheme="minorEastAsia" w:hAnsi="Cambria Math"/>
            <w:lang w:val="ru-RU"/>
          </w:rPr>
          <m:t>=0.9</m:t>
        </m:r>
      </m:oMath>
      <w:r w:rsidR="00DB2B52">
        <w:rPr>
          <w:lang w:val="ru-RU"/>
        </w:rPr>
        <w:t xml:space="preserve"> за </w:t>
      </w:r>
      <m:oMath>
        <m:r>
          <w:rPr>
            <w:rFonts w:ascii="Cambria Math" w:hAnsi="Cambria Math"/>
            <w:lang w:val="ru-RU"/>
          </w:rPr>
          <m:t>36 мс</m:t>
        </m:r>
      </m:oMath>
      <w:r w:rsidR="00DB2B52">
        <w:rPr>
          <w:lang w:val="ru-RU"/>
        </w:rPr>
        <w:t xml:space="preserve">, а сам скачок за </w:t>
      </w:r>
      <m:oMath>
        <m:r>
          <w:rPr>
            <w:rFonts w:ascii="Cambria Math" w:hAnsi="Cambria Math"/>
            <w:lang w:val="ru-RU"/>
          </w:rPr>
          <m:t>1 мс</m:t>
        </m:r>
      </m:oMath>
      <w:r w:rsidR="00E72398">
        <w:rPr>
          <w:lang w:val="ru-RU"/>
        </w:rPr>
        <w:t xml:space="preserve"> на заднем фронте</w:t>
      </w:r>
      <w:r w:rsidR="00DB2B52">
        <w:rPr>
          <w:lang w:val="ru-RU"/>
        </w:rPr>
        <w:t xml:space="preserve">. Принципиальная схема процедуры, а также </w:t>
      </w:r>
      <w:r w:rsidR="00B27181">
        <w:rPr>
          <w:lang w:val="ru-RU"/>
        </w:rPr>
        <w:t>соответствующее изменение первого порядка коэффициента скольжения приведены на Рис. 5</w:t>
      </w:r>
      <w:r w:rsidR="00DB2B52">
        <w:rPr>
          <w:lang w:val="ru-RU"/>
        </w:rPr>
        <w:t xml:space="preserve">. </w:t>
      </w:r>
      <w:r w:rsidR="00A72615">
        <w:rPr>
          <w:lang w:val="ru-RU"/>
        </w:rPr>
        <w:t>Процедура скачка</w:t>
      </w:r>
      <w:r w:rsidR="0094598F">
        <w:rPr>
          <w:lang w:val="ru-RU"/>
        </w:rPr>
        <w:t xml:space="preserve"> </w:t>
      </w:r>
      <w:r w:rsidR="00A72615">
        <w:rPr>
          <w:lang w:val="ru-RU"/>
        </w:rPr>
        <w:t>на сеансе У-70</w:t>
      </w:r>
      <w:r w:rsidR="00DB2B52">
        <w:rPr>
          <w:lang w:val="ru-RU"/>
        </w:rPr>
        <w:t xml:space="preserve"> приведен</w:t>
      </w:r>
      <w:r w:rsidR="00A72615">
        <w:rPr>
          <w:lang w:val="ru-RU"/>
        </w:rPr>
        <w:t>а</w:t>
      </w:r>
      <w:r w:rsidR="00DB2B52">
        <w:rPr>
          <w:lang w:val="ru-RU"/>
        </w:rPr>
        <w:t xml:space="preserve"> на Рис. 6</w:t>
      </w:r>
      <w:r w:rsidR="00A72615">
        <w:rPr>
          <w:lang w:val="ru-RU"/>
        </w:rPr>
        <w:t>а, Рис 6б – п</w:t>
      </w:r>
      <w:r w:rsidR="00A72615" w:rsidRPr="00A72615">
        <w:rPr>
          <w:lang w:val="ru-RU"/>
        </w:rPr>
        <w:t>родольная линейная плотность сгустка относительно фазы ВЧ</w:t>
      </w:r>
      <w:r w:rsidR="00A72615">
        <w:rPr>
          <w:lang w:val="ru-RU"/>
        </w:rPr>
        <w:t xml:space="preserve"> в момент скачка.</w:t>
      </w:r>
    </w:p>
    <w:p w14:paraId="4249232D" w14:textId="00336FD0" w:rsidR="00072382" w:rsidRDefault="00632327" w:rsidP="00C8688B">
      <w:pPr>
        <w:jc w:val="both"/>
        <w:rPr>
          <w:rFonts w:eastAsiaTheme="minorEastAsia"/>
          <w:iCs/>
          <w:lang w:val="ru-RU"/>
        </w:rPr>
      </w:pPr>
      <w:r>
        <w:rPr>
          <w:rFonts w:eastAsiaTheme="minorEastAsia"/>
          <w:lang w:val="ru-RU"/>
        </w:rPr>
        <w:tab/>
      </w:r>
      <w:r w:rsidR="00DB3F2D">
        <w:rPr>
          <w:rFonts w:eastAsiaTheme="minorEastAsia"/>
          <w:lang w:val="ru-RU"/>
        </w:rPr>
        <w:t>Д</w:t>
      </w:r>
      <w:r w:rsidR="00AC7B5A" w:rsidRPr="00DB3F2D">
        <w:rPr>
          <w:rFonts w:eastAsiaTheme="minorEastAsia"/>
          <w:lang w:val="ru-RU"/>
        </w:rPr>
        <w:t xml:space="preserve">анные моделирования </w:t>
      </w:r>
      <w:r w:rsidR="00DB3F2D">
        <w:rPr>
          <w:rFonts w:eastAsiaTheme="minorEastAsia"/>
          <w:lang w:val="ru-RU"/>
        </w:rPr>
        <w:t xml:space="preserve">продольного движения соответствуют </w:t>
      </w:r>
      <w:bookmarkStart w:id="24" w:name="_GoBack"/>
      <w:bookmarkEnd w:id="24"/>
      <w:r w:rsidR="00DB3F2D">
        <w:rPr>
          <w:rFonts w:eastAsiaTheme="minorEastAsia"/>
          <w:lang w:val="ru-RU"/>
        </w:rPr>
        <w:t xml:space="preserve">изменению </w:t>
      </w:r>
      <w:r w:rsidR="00AC7B5A" w:rsidRPr="00DB3F2D">
        <w:rPr>
          <w:rFonts w:asciiTheme="majorBidi" w:eastAsia="PMingLiU" w:hAnsiTheme="majorBidi" w:cstheme="majorBidi"/>
          <w:bCs/>
          <w:noProof/>
          <w:lang w:val="ru-RU"/>
        </w:rPr>
        <w:t>длин</w:t>
      </w:r>
      <w:r w:rsidR="00DB3F2D">
        <w:rPr>
          <w:rFonts w:asciiTheme="majorBidi" w:eastAsia="PMingLiU" w:hAnsiTheme="majorBidi" w:cstheme="majorBidi"/>
          <w:bCs/>
          <w:noProof/>
          <w:lang w:val="ru-RU"/>
        </w:rPr>
        <w:t>ы</w:t>
      </w:r>
      <w:r w:rsidR="00AC7B5A" w:rsidRPr="00DB3F2D">
        <w:rPr>
          <w:rFonts w:asciiTheme="majorBidi" w:eastAsia="PMingLiU" w:hAnsiTheme="majorBidi" w:cstheme="majorBidi"/>
          <w:bCs/>
          <w:noProof/>
          <w:lang w:val="ru-RU"/>
        </w:rPr>
        <w:t xml:space="preserve"> сгустка</w:t>
      </w:r>
      <w:r w:rsidR="00AC7B5A" w:rsidRPr="00AC7B5A">
        <w:rPr>
          <w:rFonts w:asciiTheme="majorBidi" w:eastAsia="PMingLiU" w:hAnsiTheme="majorBidi" w:cstheme="majorBidi"/>
          <w:bCs/>
          <w:noProof/>
          <w:lang w:val="ru-RU"/>
        </w:rPr>
        <w:t xml:space="preserve"> в ходе ускорит</w:t>
      </w:r>
      <w:r w:rsidR="00EF5E13">
        <w:rPr>
          <w:rFonts w:asciiTheme="majorBidi" w:eastAsia="PMingLiU" w:hAnsiTheme="majorBidi" w:cstheme="majorBidi"/>
          <w:bCs/>
          <w:noProof/>
          <w:lang w:val="ru-RU"/>
        </w:rPr>
        <w:t>ел</w:t>
      </w:r>
      <w:r w:rsidR="00AC7B5A" w:rsidRPr="00AC7B5A">
        <w:rPr>
          <w:rFonts w:asciiTheme="majorBidi" w:eastAsia="PMingLiU" w:hAnsiTheme="majorBidi" w:cstheme="majorBidi"/>
          <w:bCs/>
          <w:noProof/>
          <w:lang w:val="ru-RU"/>
        </w:rPr>
        <w:t>ьного цикла на сеансе У-70</w:t>
      </w:r>
      <w:r w:rsidR="00AC7B5A">
        <w:rPr>
          <w:rFonts w:asciiTheme="majorBidi" w:eastAsia="PMingLiU" w:hAnsiTheme="majorBidi" w:cstheme="majorBidi"/>
          <w:bCs/>
          <w:noProof/>
          <w:lang w:val="ru-RU"/>
        </w:rPr>
        <w:t xml:space="preserve"> на Рис.7.</w:t>
      </w:r>
      <w:r w:rsidR="00AC7B5A">
        <w:rPr>
          <w:rFonts w:eastAsiaTheme="minorEastAsia"/>
          <w:lang w:val="ru-RU"/>
        </w:rPr>
        <w:t xml:space="preserve"> Р</w:t>
      </w:r>
      <w:r w:rsidR="00AC7B5A" w:rsidRPr="00D0452C">
        <w:rPr>
          <w:rFonts w:eastAsiaTheme="minorEastAsia"/>
          <w:lang w:val="ru-RU"/>
        </w:rPr>
        <w:t xml:space="preserve">езультаты </w:t>
      </w:r>
      <w:r w:rsidR="00AC7B5A">
        <w:rPr>
          <w:rFonts w:eastAsiaTheme="minorEastAsia"/>
          <w:lang w:val="ru-RU"/>
        </w:rPr>
        <w:t>(</w:t>
      </w:r>
      <w:r w:rsidR="008A1423">
        <w:rPr>
          <w:rFonts w:eastAsiaTheme="minorEastAsia"/>
          <w:lang w:val="ru-RU"/>
        </w:rPr>
        <w:t>Р</w:t>
      </w:r>
      <w:r w:rsidR="002E0517" w:rsidRPr="00D0452C">
        <w:rPr>
          <w:rFonts w:eastAsiaTheme="minorEastAsia"/>
          <w:lang w:val="ru-RU"/>
        </w:rPr>
        <w:t xml:space="preserve">ис. </w:t>
      </w:r>
      <w:r w:rsidR="00DB2B52">
        <w:rPr>
          <w:rFonts w:eastAsiaTheme="minorEastAsia"/>
          <w:lang w:val="ru-RU"/>
        </w:rPr>
        <w:t>8</w:t>
      </w:r>
      <w:r w:rsidR="002E0517" w:rsidRPr="00D0452C">
        <w:rPr>
          <w:rFonts w:eastAsiaTheme="minorEastAsia"/>
          <w:lang w:val="ru-RU"/>
        </w:rPr>
        <w:t xml:space="preserve"> </w:t>
      </w:r>
      <w:r w:rsidR="00AC7B5A">
        <w:rPr>
          <w:rFonts w:eastAsiaTheme="minorEastAsia"/>
          <w:lang w:val="ru-RU"/>
        </w:rPr>
        <w:t>и</w:t>
      </w:r>
      <w:r w:rsidR="002E0517" w:rsidRPr="00D0452C">
        <w:rPr>
          <w:rFonts w:eastAsiaTheme="minorEastAsia"/>
          <w:lang w:val="ru-RU"/>
        </w:rPr>
        <w:t xml:space="preserve"> </w:t>
      </w:r>
      <w:r w:rsidR="00811650">
        <w:rPr>
          <w:rFonts w:eastAsiaTheme="minorEastAsia"/>
          <w:lang w:val="ru-RU"/>
        </w:rPr>
        <w:t>Т</w:t>
      </w:r>
      <w:r w:rsidR="002E0517" w:rsidRPr="00D0452C">
        <w:rPr>
          <w:rFonts w:eastAsiaTheme="minorEastAsia"/>
          <w:lang w:val="ru-RU"/>
        </w:rPr>
        <w:t>аблиц</w:t>
      </w:r>
      <w:r w:rsidR="00AC7B5A">
        <w:rPr>
          <w:rFonts w:eastAsiaTheme="minorEastAsia"/>
          <w:lang w:val="ru-RU"/>
        </w:rPr>
        <w:t>а 4)</w:t>
      </w:r>
      <w:r w:rsidR="002E0517" w:rsidRPr="00D0452C">
        <w:rPr>
          <w:rFonts w:eastAsiaTheme="minorEastAsia"/>
          <w:lang w:val="ru-RU"/>
        </w:rPr>
        <w:t xml:space="preserve"> показаны</w:t>
      </w:r>
      <w:r w:rsidR="00AC7B5A">
        <w:rPr>
          <w:rFonts w:eastAsiaTheme="minorEastAsia"/>
          <w:lang w:val="ru-RU"/>
        </w:rPr>
        <w:t xml:space="preserve"> для</w:t>
      </w:r>
      <w:r w:rsidR="002E0517" w:rsidRPr="00D0452C">
        <w:rPr>
          <w:rFonts w:eastAsiaTheme="minorEastAsia"/>
          <w:lang w:val="ru-RU"/>
        </w:rPr>
        <w:t xml:space="preserve"> </w:t>
      </w:r>
      <w:r w:rsidR="00046920">
        <w:rPr>
          <w:rFonts w:eastAsiaTheme="minorEastAsia"/>
          <w:lang w:val="ru-RU"/>
        </w:rPr>
        <w:t>разных моделей</w:t>
      </w:r>
      <w:r w:rsidR="00040965">
        <w:rPr>
          <w:rFonts w:eastAsiaTheme="minorEastAsia"/>
          <w:lang w:val="ru-RU"/>
        </w:rPr>
        <w:t xml:space="preserve"> при ускорении от </w:t>
      </w:r>
      <m:oMath>
        <m:r>
          <w:rPr>
            <w:rFonts w:ascii="Cambria Math" w:eastAsiaTheme="minorEastAsia" w:hAnsi="Cambria Math"/>
            <w:lang w:val="ru-RU"/>
          </w:rPr>
          <m:t>6.9-12.9</m:t>
        </m:r>
      </m:oMath>
      <w:r w:rsidR="007E7E91" w:rsidRPr="007E7E91">
        <w:rPr>
          <w:rFonts w:eastAsiaTheme="minorEastAsia"/>
          <w:lang w:val="ru-RU"/>
        </w:rPr>
        <w:t xml:space="preserve"> </w:t>
      </w:r>
      <w:r w:rsidR="007E7E91">
        <w:rPr>
          <w:rFonts w:eastAsiaTheme="minorEastAsia"/>
          <w:lang w:val="ru-RU"/>
        </w:rPr>
        <w:t>ГэВ</w:t>
      </w:r>
      <w:r w:rsidR="002E0517" w:rsidRPr="00D0452C">
        <w:rPr>
          <w:rFonts w:eastAsiaTheme="minorEastAsia"/>
          <w:lang w:val="ru-RU"/>
        </w:rPr>
        <w:t xml:space="preserve"> [9] для скачка критической энергии</w:t>
      </w:r>
      <w:r w:rsidR="00046920">
        <w:rPr>
          <w:rFonts w:eastAsiaTheme="minorEastAsia"/>
          <w:lang w:val="ru-RU"/>
        </w:rPr>
        <w:t>. А также для скачка с</w:t>
      </w:r>
      <w:r w:rsidR="002E0517" w:rsidRPr="00D0452C">
        <w:rPr>
          <w:rFonts w:eastAsiaTheme="minorEastAsia"/>
          <w:lang w:val="ru-RU"/>
        </w:rPr>
        <w:t xml:space="preserve"> учётом импедансов вида </w:t>
      </w:r>
      <m:oMath>
        <m:f>
          <m:fPr>
            <m:type m:val="lin"/>
            <m:ctrlPr>
              <w:rPr>
                <w:rFonts w:ascii="Cambria Math" w:hAnsi="Cambria Math"/>
                <w:i/>
                <w:iCs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num>
          <m:den>
            <m:r>
              <w:rPr>
                <w:rFonts w:ascii="Cambria Math" w:hAnsi="Cambria Math"/>
                <w:lang w:val="en-US"/>
              </w:rPr>
              <m:t>n</m:t>
            </m:r>
          </m:den>
        </m:f>
        <m:r>
          <w:rPr>
            <w:rFonts w:ascii="Cambria Math" w:eastAsiaTheme="minorEastAsia" w:hAnsi="Cambria Math"/>
            <w:lang w:val="ru-RU"/>
          </w:rPr>
          <m:t>=±</m:t>
        </m:r>
        <m:r>
          <w:rPr>
            <w:rFonts w:ascii="Cambria Math" w:eastAsiaTheme="minorEastAsia" w:hAnsi="Cambria Math"/>
          </w:rPr>
          <m:t>i</m:t>
        </m:r>
        <m:r>
          <w:rPr>
            <w:rFonts w:ascii="Cambria Math" w:eastAsiaTheme="minorEastAsia" w:hAnsi="Cambria Math"/>
            <w:lang w:val="ru-RU"/>
          </w:rPr>
          <m:t>∙</m:t>
        </m:r>
        <m:r>
          <w:rPr>
            <w:rFonts w:ascii="Cambria Math" w:eastAsiaTheme="minorEastAsia" w:hAnsi="Cambria Math"/>
          </w:rPr>
          <m:t>const</m:t>
        </m:r>
      </m:oMath>
      <w:r w:rsidR="002E0517" w:rsidRPr="00D0452C">
        <w:rPr>
          <w:rFonts w:eastAsiaTheme="minorEastAsia"/>
          <w:iCs/>
          <w:lang w:val="ru-RU"/>
        </w:rPr>
        <w:t xml:space="preserve"> и разных интенсивностей</w:t>
      </w:r>
      <w:r w:rsidR="00046920" w:rsidRPr="00046920">
        <w:rPr>
          <w:rFonts w:eastAsiaTheme="minorEastAsia"/>
          <w:iCs/>
          <w:lang w:val="ru-RU"/>
        </w:rPr>
        <w:t xml:space="preserve"> </w:t>
      </w:r>
      <w:r w:rsidR="00046920">
        <w:rPr>
          <w:rFonts w:eastAsiaTheme="minorEastAsia"/>
          <w:iCs/>
          <w:lang w:val="ru-RU"/>
        </w:rPr>
        <w:t xml:space="preserve">при ускорении </w:t>
      </w:r>
      <m:oMath>
        <m:r>
          <w:rPr>
            <w:rFonts w:ascii="Cambria Math" w:eastAsiaTheme="minorEastAsia" w:hAnsi="Cambria Math"/>
            <w:lang w:val="ru-RU"/>
          </w:rPr>
          <m:t>6.9-8.9</m:t>
        </m:r>
      </m:oMath>
      <w:r w:rsidR="00046920" w:rsidRPr="007E7E91">
        <w:rPr>
          <w:rFonts w:eastAsiaTheme="minorEastAsia"/>
          <w:lang w:val="ru-RU"/>
        </w:rPr>
        <w:t xml:space="preserve"> </w:t>
      </w:r>
      <w:r w:rsidR="00046920">
        <w:rPr>
          <w:rFonts w:eastAsiaTheme="minorEastAsia"/>
          <w:lang w:val="ru-RU"/>
        </w:rPr>
        <w:t>ГэВ</w:t>
      </w:r>
      <w:r w:rsidR="00DB2B52">
        <w:rPr>
          <w:rFonts w:eastAsiaTheme="minorEastAsia"/>
          <w:lang w:val="ru-RU"/>
        </w:rPr>
        <w:t xml:space="preserve"> (Р</w:t>
      </w:r>
      <w:r w:rsidR="00DB2B52" w:rsidRPr="00D0452C">
        <w:rPr>
          <w:rFonts w:eastAsiaTheme="minorEastAsia"/>
          <w:lang w:val="ru-RU"/>
        </w:rPr>
        <w:t xml:space="preserve">ис. </w:t>
      </w:r>
      <w:r w:rsidR="00DB2B52">
        <w:rPr>
          <w:rFonts w:eastAsiaTheme="minorEastAsia"/>
          <w:lang w:val="ru-RU"/>
        </w:rPr>
        <w:t>9)</w:t>
      </w:r>
      <w:r w:rsidR="002E0517" w:rsidRPr="00D0452C">
        <w:rPr>
          <w:rFonts w:eastAsiaTheme="minorEastAsia"/>
          <w:iCs/>
          <w:lang w:val="ru-RU"/>
        </w:rPr>
        <w:t>.</w:t>
      </w:r>
      <w:r w:rsidR="00072382">
        <w:rPr>
          <w:rFonts w:eastAsiaTheme="minorEastAsia"/>
          <w:iCs/>
          <w:lang w:val="ru-RU"/>
        </w:rPr>
        <w:t xml:space="preserve"> Начальные </w:t>
      </w:r>
      <w:r w:rsidR="00072382">
        <w:rPr>
          <w:lang w:val="ru-RU"/>
        </w:rPr>
        <w:t>з</w:t>
      </w:r>
      <w:r w:rsidR="00072382" w:rsidRPr="00F2265E">
        <w:rPr>
          <w:lang w:val="ru-RU"/>
        </w:rPr>
        <w:t>начени</w:t>
      </w:r>
      <w:r w:rsidR="00072382">
        <w:rPr>
          <w:lang w:val="ru-RU"/>
        </w:rPr>
        <w:t>я</w:t>
      </w:r>
      <w:r w:rsidR="00072382" w:rsidRPr="00F2265E">
        <w:rPr>
          <w:lang w:val="ru-RU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τ</m:t>
            </m:r>
          </m:e>
          <m:sub>
            <m:r>
              <w:rPr>
                <w:rFonts w:ascii="Cambria Math" w:hAnsi="Cambria Math"/>
                <w:lang w:val="en-US"/>
              </w:rPr>
              <m:t>L</m:t>
            </m:r>
          </m:sub>
        </m:sSub>
        <m:r>
          <w:rPr>
            <w:rFonts w:ascii="Cambria Math" w:eastAsiaTheme="minorEastAsia" w:hAnsi="Cambria Math"/>
            <w:lang w:val="ru-RU"/>
          </w:rPr>
          <m:t>=</m:t>
        </m:r>
        <m:r>
          <w:rPr>
            <w:rFonts w:ascii="Cambria Math" w:hAnsi="Cambria Math"/>
            <w:lang w:val="ru-RU"/>
          </w:rPr>
          <m:t>4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  <w:lang w:val="ru-RU"/>
              </w:rPr>
              <m:t>σ</m:t>
            </m:r>
          </m:sub>
        </m:sSub>
        <m:r>
          <w:rPr>
            <w:rFonts w:ascii="Cambria Math" w:eastAsiaTheme="minorEastAsia" w:hAnsi="Cambria Math"/>
            <w:lang w:val="ru-RU"/>
          </w:rPr>
          <m:t>≃20 нс</m:t>
        </m:r>
      </m:oMath>
      <w:r w:rsidR="00072382" w:rsidRPr="00F2265E">
        <w:rPr>
          <w:lang w:val="ru-RU"/>
        </w:rPr>
        <w:t xml:space="preserve"> </w:t>
      </w:r>
      <w:r w:rsidR="00072382">
        <w:rPr>
          <w:lang w:val="ru-RU"/>
        </w:rPr>
        <w:t>при</w:t>
      </w:r>
      <w:r w:rsidR="00072382" w:rsidRPr="00072382">
        <w:rPr>
          <w:lang w:val="ru-RU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  <w:lang w:val="ru-RU"/>
              </w:rPr>
              <m:t>0</m:t>
            </m:r>
          </m:sub>
        </m:sSub>
        <m:r>
          <w:rPr>
            <w:rFonts w:ascii="Cambria Math" w:hAnsi="Cambria Math"/>
            <w:lang w:val="ru-RU"/>
          </w:rPr>
          <m:t>=6.9 ГэВ</m:t>
        </m:r>
      </m:oMath>
      <w:r w:rsidR="00072382" w:rsidRPr="00072382">
        <w:rPr>
          <w:lang w:val="ru-RU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∆</m:t>
            </m:r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  <w:lang w:val="ru-RU"/>
              </w:rPr>
              <m:t>0</m:t>
            </m:r>
          </m:sub>
        </m:sSub>
        <m:r>
          <w:rPr>
            <w:rFonts w:ascii="Cambria Math" w:hAnsi="Cambria Math"/>
            <w:lang w:val="ru-RU"/>
          </w:rPr>
          <m:t>=4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  <w:lang w:val="ru-RU"/>
              </w:rPr>
              <m:t>σ</m:t>
            </m:r>
          </m:sub>
        </m:sSub>
        <m:r>
          <w:rPr>
            <w:rFonts w:ascii="Cambria Math" w:hAnsi="Cambria Math"/>
            <w:lang w:val="ru-RU"/>
          </w:rPr>
          <m:t>=49.3 МэВ</m:t>
        </m:r>
      </m:oMath>
      <w:r w:rsidR="00072382" w:rsidRPr="005B552B">
        <w:rPr>
          <w:rFonts w:eastAsiaTheme="minorEastAsia"/>
          <w:lang w:val="ru-RU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ε</m:t>
            </m:r>
          </m:e>
          <m:sub>
            <m:r>
              <w:rPr>
                <w:rFonts w:ascii="Cambria Math" w:hAnsi="Cambria Math"/>
                <w:lang w:val="ru-RU"/>
              </w:rPr>
              <m:t>0 95%</m:t>
            </m:r>
          </m:sub>
        </m:sSub>
        <m:r>
          <w:rPr>
            <w:rFonts w:ascii="Cambria Math" w:hAnsi="Cambria Math"/>
            <w:lang w:val="ru-RU"/>
          </w:rPr>
          <m:t xml:space="preserve">=1.16 </m:t>
        </m:r>
        <m:r>
          <m:rPr>
            <m:sty m:val="p"/>
          </m:rPr>
          <w:rPr>
            <w:rFonts w:ascii="Cambria Math" w:hAnsi="Cambria Math"/>
            <w:lang w:val="ru-RU"/>
          </w:rPr>
          <m:t>эВ∙с</m:t>
        </m:r>
      </m:oMath>
      <w:r w:rsidR="00072382" w:rsidRPr="00F2265E">
        <w:rPr>
          <w:rFonts w:eastAsiaTheme="minorEastAsia"/>
          <w:lang w:val="ru-RU"/>
        </w:rPr>
        <w:t>.</w:t>
      </w:r>
      <w:r w:rsidR="007A4396">
        <w:rPr>
          <w:rFonts w:eastAsiaTheme="minorEastAsia"/>
          <w:lang w:val="ru-RU"/>
        </w:rPr>
        <w:t xml:space="preserve"> </w:t>
      </w:r>
    </w:p>
    <w:p w14:paraId="0AD752B6" w14:textId="77777777" w:rsidR="00875E1B" w:rsidRPr="005B552B" w:rsidRDefault="002E0517" w:rsidP="00C8688B">
      <w:pPr>
        <w:jc w:val="both"/>
        <w:rPr>
          <w:lang w:val="ru-RU"/>
        </w:rPr>
      </w:pPr>
      <w:r w:rsidRPr="00D0452C">
        <w:rPr>
          <w:rFonts w:eastAsiaTheme="minorEastAsia"/>
          <w:iCs/>
          <w:lang w:val="ru-RU"/>
        </w:rPr>
        <w:t>По сравнению с прохождением без скачка, продольная длина сгустка сокращается меньше</w:t>
      </w:r>
      <w:r w:rsidR="005B552B" w:rsidRPr="005B552B">
        <w:rPr>
          <w:rFonts w:eastAsiaTheme="minorEastAsia"/>
          <w:iCs/>
          <w:lang w:val="ru-RU"/>
        </w:rPr>
        <w:t xml:space="preserve"> </w:t>
      </w:r>
      <w:r w:rsidR="005B552B">
        <w:rPr>
          <w:rFonts w:eastAsiaTheme="minorEastAsia"/>
          <w:iCs/>
          <w:lang w:val="ru-RU"/>
        </w:rPr>
        <w:t>при пересечении критической энергии.</w:t>
      </w:r>
      <w:r w:rsidRPr="00D0452C">
        <w:rPr>
          <w:rFonts w:eastAsiaTheme="minorEastAsia"/>
          <w:iCs/>
          <w:lang w:val="ru-RU"/>
        </w:rPr>
        <w:t xml:space="preserve"> </w:t>
      </w:r>
      <w:r w:rsidR="005B552B">
        <w:rPr>
          <w:rFonts w:eastAsiaTheme="minorEastAsia"/>
          <w:iCs/>
          <w:lang w:val="ru-RU"/>
        </w:rPr>
        <w:t>Таким образом и рассмотренные</w:t>
      </w:r>
      <w:r w:rsidRPr="00D0452C">
        <w:rPr>
          <w:rFonts w:eastAsiaTheme="minorEastAsia"/>
          <w:iCs/>
          <w:lang w:val="ru-RU"/>
        </w:rPr>
        <w:t xml:space="preserve"> импедансы меньше возмущают сгусток.</w:t>
      </w:r>
      <w:r w:rsidR="005B552B">
        <w:rPr>
          <w:rFonts w:eastAsiaTheme="minorEastAsia"/>
          <w:iCs/>
          <w:lang w:val="ru-RU"/>
        </w:rPr>
        <w:t xml:space="preserve"> Рост эмиттанса наблюдается только при рассмотрении интенсивного </w:t>
      </w:r>
      <w:r w:rsidR="00811650">
        <w:rPr>
          <w:rFonts w:eastAsiaTheme="minorEastAsia"/>
          <w:iCs/>
          <w:lang w:val="ru-RU"/>
        </w:rPr>
        <w:t>сгустка</w:t>
      </w:r>
      <w:r w:rsidR="005B552B">
        <w:rPr>
          <w:rFonts w:eastAsiaTheme="minorEastAsia"/>
          <w:iCs/>
          <w:lang w:val="ru-RU"/>
        </w:rPr>
        <w:t xml:space="preserve">, где чисто частиц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lang w:val="en-US"/>
              </w:rPr>
              <m:t>beam</m:t>
            </m:r>
          </m:sub>
        </m:sSub>
        <m:r>
          <w:rPr>
            <w:rFonts w:ascii="Cambria Math" w:hAnsi="Cambria Math"/>
            <w:lang w:val="ru-RU"/>
          </w:rPr>
          <m:t>=</m:t>
        </m:r>
        <m:r>
          <m:rPr>
            <m:sty m:val="p"/>
          </m:rPr>
          <w:rPr>
            <w:rFonts w:ascii="Cambria Math" w:hAnsi="Cambria Math"/>
            <w:lang w:val="ru-RU"/>
          </w:rPr>
          <m:t>1×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lang w:val="ru-RU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/>
                <w:lang w:val="ru-RU"/>
              </w:rPr>
              <m:t>12</m:t>
            </m:r>
          </m:sup>
        </m:sSup>
      </m:oMath>
      <w:r w:rsidR="005B552B" w:rsidRPr="00F2265E">
        <w:rPr>
          <w:rFonts w:eastAsiaTheme="minorEastAsia"/>
          <w:lang w:val="ru-RU"/>
        </w:rPr>
        <w:t xml:space="preserve"> </w:t>
      </w:r>
      <w:r w:rsidR="005B552B">
        <w:rPr>
          <w:rFonts w:eastAsiaTheme="minorEastAsia"/>
          <w:lang w:val="en-US"/>
        </w:rPr>
        <w:t>ppb</w:t>
      </w:r>
      <w:r w:rsidR="005B552B">
        <w:rPr>
          <w:rFonts w:eastAsiaTheme="minorEastAsia"/>
          <w:lang w:val="ru-RU"/>
        </w:rPr>
        <w:t>.</w:t>
      </w:r>
    </w:p>
    <w:p w14:paraId="018CD009" w14:textId="77777777" w:rsidR="00875E1B" w:rsidRPr="00651DD5" w:rsidRDefault="00875E1B" w:rsidP="00875E1B">
      <w:pPr>
        <w:pStyle w:val="Heading"/>
        <w:suppressAutoHyphens/>
        <w:spacing w:line="276" w:lineRule="auto"/>
        <w:rPr>
          <w:rFonts w:asciiTheme="majorBidi" w:hAnsiTheme="majorBidi" w:cstheme="majorBidi"/>
          <w:caps w:val="0"/>
          <w:sz w:val="24"/>
          <w:szCs w:val="24"/>
        </w:rPr>
      </w:pPr>
      <w:r>
        <w:rPr>
          <w:rFonts w:asciiTheme="majorBidi" w:hAnsiTheme="majorBidi" w:cstheme="majorBidi"/>
          <w:caps w:val="0"/>
          <w:sz w:val="24"/>
          <w:szCs w:val="24"/>
        </w:rPr>
        <w:t>ЗАКЛЮЧЕНИЕ</w:t>
      </w:r>
    </w:p>
    <w:p w14:paraId="12159A6D" w14:textId="77777777" w:rsidR="00B5209D" w:rsidRPr="00B5209D" w:rsidRDefault="00B5209D" w:rsidP="00B5209D">
      <w:pPr>
        <w:jc w:val="both"/>
        <w:rPr>
          <w:lang w:val="ru-RU"/>
        </w:rPr>
      </w:pPr>
      <w:r w:rsidRPr="00AF67F3">
        <w:rPr>
          <w:lang w:val="ru-RU"/>
        </w:rPr>
        <w:tab/>
      </w:r>
      <w:r w:rsidRPr="00B5209D">
        <w:rPr>
          <w:lang w:val="ru-RU"/>
        </w:rPr>
        <w:t>Прохождение критической энергии в гармоническом ВЧ как с использованием метода скачка, так и без него, было рассмотрено в сеансе на протонном синхротроне У-70. А также при помощи моделирования продольной динамики для различных импедансов и интенсивностей сгустков.</w:t>
      </w:r>
    </w:p>
    <w:p w14:paraId="61D20111" w14:textId="77777777" w:rsidR="00B5209D" w:rsidRPr="00B5209D" w:rsidRDefault="00B5209D" w:rsidP="00B5209D">
      <w:pPr>
        <w:jc w:val="both"/>
        <w:rPr>
          <w:lang w:val="ru-RU"/>
        </w:rPr>
      </w:pPr>
      <w:r w:rsidRPr="00B5209D">
        <w:rPr>
          <w:lang w:val="ru-RU"/>
        </w:rPr>
        <w:tab/>
        <w:t>Показано, что темп ускорения играет ключевую роль при прохождении критической энергии. Для его увеличения используют метод поднятия критической энергии при помощи модуляции дисперсионной функции. Что позволяет контролировать продольную длину сгустка в момент прохождения критической энергии.</w:t>
      </w:r>
    </w:p>
    <w:p w14:paraId="507FDABB" w14:textId="7D49B512" w:rsidR="00B5209D" w:rsidRPr="00861C3E" w:rsidRDefault="00B5209D" w:rsidP="00B5209D">
      <w:pPr>
        <w:jc w:val="both"/>
        <w:rPr>
          <w:lang w:val="ru-RU"/>
        </w:rPr>
      </w:pPr>
      <w:r w:rsidRPr="00B5209D">
        <w:rPr>
          <w:lang w:val="ru-RU"/>
        </w:rPr>
        <w:lastRenderedPageBreak/>
        <w:tab/>
      </w:r>
      <w:r w:rsidR="00532D21">
        <w:rPr>
          <w:lang w:val="ru-RU"/>
        </w:rPr>
        <w:t xml:space="preserve">Изученная динамика </w:t>
      </w:r>
      <w:r w:rsidR="00861C3E">
        <w:rPr>
          <w:lang w:val="ru-RU"/>
        </w:rPr>
        <w:t xml:space="preserve">продольного движения </w:t>
      </w:r>
      <w:r w:rsidR="00532D21">
        <w:rPr>
          <w:lang w:val="ru-RU"/>
        </w:rPr>
        <w:t xml:space="preserve">вблизи критической энергии </w:t>
      </w:r>
      <w:r w:rsidR="00532D21" w:rsidRPr="00532D21">
        <w:rPr>
          <w:lang w:val="ru-RU"/>
        </w:rPr>
        <w:t>представля</w:t>
      </w:r>
      <w:r w:rsidR="00532D21">
        <w:rPr>
          <w:lang w:val="ru-RU"/>
        </w:rPr>
        <w:t>е</w:t>
      </w:r>
      <w:r w:rsidR="00532D21" w:rsidRPr="00532D21">
        <w:rPr>
          <w:lang w:val="ru-RU"/>
        </w:rPr>
        <w:t>т интерес</w:t>
      </w:r>
      <w:r w:rsidR="00C97334">
        <w:rPr>
          <w:lang w:val="ru-RU"/>
        </w:rPr>
        <w:t xml:space="preserve"> для дальнейшего изучения в комплексе </w:t>
      </w:r>
      <w:r w:rsidR="00C97334">
        <w:rPr>
          <w:lang w:val="en-US"/>
        </w:rPr>
        <w:t>NICA</w:t>
      </w:r>
      <w:r w:rsidR="00C97334" w:rsidRPr="00861C3E">
        <w:rPr>
          <w:lang w:val="ru-RU"/>
        </w:rPr>
        <w:t>.</w:t>
      </w:r>
    </w:p>
    <w:p w14:paraId="53F70928" w14:textId="77777777" w:rsidR="00B5209D" w:rsidRPr="00B5209D" w:rsidRDefault="00B5209D" w:rsidP="00B5209D">
      <w:pPr>
        <w:pStyle w:val="Heading"/>
        <w:suppressAutoHyphens/>
        <w:spacing w:line="276" w:lineRule="auto"/>
        <w:rPr>
          <w:rFonts w:asciiTheme="majorBidi" w:hAnsiTheme="majorBidi" w:cstheme="majorBidi"/>
          <w:caps w:val="0"/>
          <w:sz w:val="24"/>
          <w:szCs w:val="24"/>
        </w:rPr>
      </w:pPr>
      <w:r>
        <w:rPr>
          <w:rFonts w:asciiTheme="majorBidi" w:hAnsiTheme="majorBidi" w:cstheme="majorBidi"/>
          <w:caps w:val="0"/>
          <w:sz w:val="24"/>
          <w:szCs w:val="24"/>
        </w:rPr>
        <w:t>БЛАГОДАРНОСТЬ</w:t>
      </w:r>
    </w:p>
    <w:p w14:paraId="47271979" w14:textId="77777777" w:rsidR="007B4082" w:rsidRDefault="00B5209D" w:rsidP="007B4082">
      <w:pPr>
        <w:jc w:val="both"/>
        <w:rPr>
          <w:lang w:val="ru-RU"/>
        </w:rPr>
      </w:pPr>
      <w:r>
        <w:rPr>
          <w:lang w:val="ru-RU"/>
        </w:rPr>
        <w:tab/>
      </w:r>
      <w:r w:rsidRPr="00B5209D">
        <w:rPr>
          <w:lang w:val="ru-RU"/>
        </w:rPr>
        <w:t>Автор выражает благодарность директору ИФВЭ Иванову С.В. за возможность участия в сеансе на синхротроне У-70, а также сотрудникам ОУК ИФВЭ Калинину В.А., Пашкову П.Т., Ермолаеву А.Д. за всестороннюю помощь в изучении рассматриваемой задачи.</w:t>
      </w:r>
    </w:p>
    <w:p w14:paraId="42091DE9" w14:textId="77777777" w:rsidR="007B4082" w:rsidRPr="007B4082" w:rsidRDefault="007B4082" w:rsidP="007B4082">
      <w:pPr>
        <w:pStyle w:val="Heading"/>
        <w:suppressAutoHyphens/>
        <w:spacing w:line="276" w:lineRule="auto"/>
        <w:rPr>
          <w:rFonts w:asciiTheme="majorBidi" w:hAnsiTheme="majorBidi" w:cstheme="majorBidi"/>
          <w:caps w:val="0"/>
          <w:sz w:val="24"/>
          <w:szCs w:val="24"/>
        </w:rPr>
      </w:pPr>
      <w:r>
        <w:rPr>
          <w:sz w:val="24"/>
          <w:szCs w:val="24"/>
        </w:rPr>
        <w:t>КОНФЛИКТ ИНТЕРЕСОВ</w:t>
      </w:r>
    </w:p>
    <w:p w14:paraId="72CD3D25" w14:textId="77777777" w:rsidR="00EF7287" w:rsidRDefault="00B43C78" w:rsidP="00651DD5">
      <w:pPr>
        <w:pStyle w:val="a3"/>
        <w:suppressAutoHyphens/>
        <w:kinsoku w:val="0"/>
        <w:overflowPunct w:val="0"/>
        <w:spacing w:line="276" w:lineRule="auto"/>
        <w:ind w:firstLine="567"/>
        <w:jc w:val="both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Авторы подтверждают, что у них нет конфликта интересов.</w:t>
      </w:r>
    </w:p>
    <w:p w14:paraId="46AFBBE9" w14:textId="77777777" w:rsidR="007B4082" w:rsidRPr="007B4082" w:rsidRDefault="007B4082" w:rsidP="007B4082">
      <w:pPr>
        <w:pStyle w:val="Heading"/>
        <w:suppressAutoHyphens/>
        <w:spacing w:line="276" w:lineRule="auto"/>
        <w:rPr>
          <w:rFonts w:asciiTheme="majorBidi" w:hAnsiTheme="majorBidi" w:cstheme="majorBidi"/>
          <w:caps w:val="0"/>
          <w:sz w:val="24"/>
          <w:szCs w:val="24"/>
          <w:lang w:val="en-US"/>
        </w:rPr>
      </w:pPr>
      <w:r>
        <w:rPr>
          <w:rFonts w:asciiTheme="majorBidi" w:hAnsiTheme="majorBidi" w:cstheme="majorBidi"/>
          <w:sz w:val="24"/>
          <w:szCs w:val="24"/>
        </w:rPr>
        <w:t>СПИСОК</w:t>
      </w:r>
      <w:r w:rsidRPr="00230162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r>
        <w:rPr>
          <w:rFonts w:asciiTheme="majorBidi" w:hAnsiTheme="majorBidi" w:cstheme="majorBidi"/>
          <w:sz w:val="24"/>
          <w:szCs w:val="24"/>
        </w:rPr>
        <w:t>ЛИТЕРАТУРЫ</w:t>
      </w:r>
    </w:p>
    <w:p w14:paraId="39517FB7" w14:textId="2350A6AC" w:rsidR="00487D61" w:rsidRDefault="00487D61" w:rsidP="00D43EBE">
      <w:pPr>
        <w:tabs>
          <w:tab w:val="left" w:pos="560"/>
          <w:tab w:val="left" w:pos="1121"/>
          <w:tab w:val="left" w:pos="1681"/>
          <w:tab w:val="left" w:pos="2242"/>
          <w:tab w:val="left" w:pos="2803"/>
          <w:tab w:val="left" w:pos="3363"/>
          <w:tab w:val="left" w:pos="3924"/>
          <w:tab w:val="left" w:pos="4485"/>
          <w:tab w:val="left" w:pos="5045"/>
          <w:tab w:val="left" w:pos="5606"/>
          <w:tab w:val="left" w:pos="6166"/>
          <w:tab w:val="left" w:pos="6727"/>
          <w:tab w:val="left" w:pos="7288"/>
          <w:tab w:val="left" w:pos="7848"/>
          <w:tab w:val="left" w:pos="8409"/>
          <w:tab w:val="left" w:pos="8970"/>
          <w:tab w:val="left" w:pos="9530"/>
          <w:tab w:val="left" w:pos="10091"/>
          <w:tab w:val="left" w:pos="10651"/>
          <w:tab w:val="left" w:pos="11212"/>
          <w:tab w:val="left" w:pos="11773"/>
          <w:tab w:val="left" w:pos="12333"/>
          <w:tab w:val="left" w:pos="12894"/>
          <w:tab w:val="left" w:pos="13455"/>
          <w:tab w:val="left" w:pos="14015"/>
          <w:tab w:val="left" w:pos="14576"/>
          <w:tab w:val="left" w:pos="15136"/>
          <w:tab w:val="left" w:pos="15697"/>
          <w:tab w:val="left" w:pos="16258"/>
          <w:tab w:val="left" w:pos="16818"/>
          <w:tab w:val="left" w:pos="17379"/>
          <w:tab w:val="left" w:pos="17940"/>
          <w:tab w:val="left" w:pos="18500"/>
          <w:tab w:val="left" w:pos="19061"/>
          <w:tab w:val="left" w:pos="19621"/>
          <w:tab w:val="left" w:pos="20182"/>
          <w:tab w:val="left" w:pos="20743"/>
          <w:tab w:val="left" w:pos="21303"/>
          <w:tab w:val="left" w:pos="21864"/>
          <w:tab w:val="left" w:pos="22425"/>
          <w:tab w:val="left" w:pos="22985"/>
          <w:tab w:val="left" w:pos="23546"/>
          <w:tab w:val="left" w:pos="24106"/>
          <w:tab w:val="left" w:pos="24667"/>
          <w:tab w:val="left" w:pos="25228"/>
          <w:tab w:val="left" w:pos="25788"/>
          <w:tab w:val="left" w:pos="26349"/>
          <w:tab w:val="left" w:pos="26910"/>
          <w:tab w:val="left" w:pos="27470"/>
          <w:tab w:val="left" w:pos="28031"/>
          <w:tab w:val="left" w:pos="28591"/>
          <w:tab w:val="left" w:pos="29152"/>
          <w:tab w:val="left" w:pos="29713"/>
          <w:tab w:val="left" w:pos="30273"/>
          <w:tab w:val="left" w:pos="30834"/>
          <w:tab w:val="left" w:pos="31395"/>
        </w:tabs>
        <w:autoSpaceDE w:val="0"/>
        <w:autoSpaceDN w:val="0"/>
        <w:adjustRightInd w:val="0"/>
        <w:spacing w:line="360" w:lineRule="auto"/>
        <w:jc w:val="both"/>
        <w:rPr>
          <w:rFonts w:cstheme="minorHAnsi"/>
          <w:color w:val="000000"/>
          <w:lang w:val="en-US"/>
        </w:rPr>
      </w:pPr>
      <w:r w:rsidRPr="002322BA">
        <w:rPr>
          <w:rFonts w:cstheme="minorHAnsi"/>
          <w:lang w:val="en-US"/>
        </w:rPr>
        <w:t>1.</w:t>
      </w:r>
      <w:r w:rsidRPr="007E6789">
        <w:rPr>
          <w:rFonts w:cstheme="minorHAnsi"/>
          <w:color w:val="000000"/>
          <w:lang w:val="en-US"/>
        </w:rPr>
        <w:tab/>
      </w:r>
      <w:r w:rsidRPr="00487D61">
        <w:rPr>
          <w:rFonts w:cstheme="minorHAnsi"/>
          <w:color w:val="000000"/>
          <w:lang w:val="en-US"/>
        </w:rPr>
        <w:t>Hardt W. – In: Proc. of the IX Intern. Conf. of High Energy Accel. Stanford, California, 1974, p.434.</w:t>
      </w:r>
    </w:p>
    <w:p w14:paraId="4D4CB6AD" w14:textId="357F1D39" w:rsidR="00487D61" w:rsidRDefault="00487D61" w:rsidP="00D43EBE">
      <w:pPr>
        <w:tabs>
          <w:tab w:val="left" w:pos="560"/>
          <w:tab w:val="left" w:pos="1121"/>
          <w:tab w:val="left" w:pos="1681"/>
          <w:tab w:val="left" w:pos="2242"/>
          <w:tab w:val="left" w:pos="2803"/>
          <w:tab w:val="left" w:pos="3363"/>
          <w:tab w:val="left" w:pos="3924"/>
          <w:tab w:val="left" w:pos="4485"/>
          <w:tab w:val="left" w:pos="5045"/>
          <w:tab w:val="left" w:pos="5606"/>
          <w:tab w:val="left" w:pos="6166"/>
          <w:tab w:val="left" w:pos="6727"/>
          <w:tab w:val="left" w:pos="7288"/>
          <w:tab w:val="left" w:pos="7848"/>
          <w:tab w:val="left" w:pos="8409"/>
          <w:tab w:val="left" w:pos="8970"/>
          <w:tab w:val="left" w:pos="9530"/>
          <w:tab w:val="left" w:pos="10091"/>
          <w:tab w:val="left" w:pos="10651"/>
          <w:tab w:val="left" w:pos="11212"/>
          <w:tab w:val="left" w:pos="11773"/>
          <w:tab w:val="left" w:pos="12333"/>
          <w:tab w:val="left" w:pos="12894"/>
          <w:tab w:val="left" w:pos="13455"/>
          <w:tab w:val="left" w:pos="14015"/>
          <w:tab w:val="left" w:pos="14576"/>
          <w:tab w:val="left" w:pos="15136"/>
          <w:tab w:val="left" w:pos="15697"/>
          <w:tab w:val="left" w:pos="16258"/>
          <w:tab w:val="left" w:pos="16818"/>
          <w:tab w:val="left" w:pos="17379"/>
          <w:tab w:val="left" w:pos="17940"/>
          <w:tab w:val="left" w:pos="18500"/>
          <w:tab w:val="left" w:pos="19061"/>
          <w:tab w:val="left" w:pos="19621"/>
          <w:tab w:val="left" w:pos="20182"/>
          <w:tab w:val="left" w:pos="20743"/>
          <w:tab w:val="left" w:pos="21303"/>
          <w:tab w:val="left" w:pos="21864"/>
          <w:tab w:val="left" w:pos="22425"/>
          <w:tab w:val="left" w:pos="22985"/>
          <w:tab w:val="left" w:pos="23546"/>
          <w:tab w:val="left" w:pos="24106"/>
          <w:tab w:val="left" w:pos="24667"/>
          <w:tab w:val="left" w:pos="25228"/>
          <w:tab w:val="left" w:pos="25788"/>
          <w:tab w:val="left" w:pos="26349"/>
          <w:tab w:val="left" w:pos="26910"/>
          <w:tab w:val="left" w:pos="27470"/>
          <w:tab w:val="left" w:pos="28031"/>
          <w:tab w:val="left" w:pos="28591"/>
          <w:tab w:val="left" w:pos="29152"/>
          <w:tab w:val="left" w:pos="29713"/>
          <w:tab w:val="left" w:pos="30273"/>
          <w:tab w:val="left" w:pos="30834"/>
          <w:tab w:val="left" w:pos="31395"/>
        </w:tabs>
        <w:autoSpaceDE w:val="0"/>
        <w:autoSpaceDN w:val="0"/>
        <w:adjustRightInd w:val="0"/>
        <w:spacing w:line="360" w:lineRule="auto"/>
        <w:jc w:val="both"/>
        <w:rPr>
          <w:rFonts w:cstheme="minorHAnsi"/>
          <w:color w:val="000000"/>
          <w:lang w:val="en-US"/>
        </w:rPr>
      </w:pPr>
      <w:r w:rsidRPr="007E6789">
        <w:rPr>
          <w:rFonts w:cstheme="minorHAnsi"/>
          <w:color w:val="000000"/>
          <w:lang w:val="en-US"/>
        </w:rPr>
        <w:t>2.</w:t>
      </w:r>
      <w:r w:rsidRPr="007E6789">
        <w:rPr>
          <w:rFonts w:cstheme="minorHAnsi"/>
          <w:color w:val="000000"/>
          <w:lang w:val="en-US"/>
        </w:rPr>
        <w:tab/>
      </w:r>
      <w:r w:rsidRPr="00487D61">
        <w:rPr>
          <w:rFonts w:cstheme="minorHAnsi"/>
          <w:color w:val="000000"/>
          <w:lang w:val="en-US"/>
        </w:rPr>
        <w:t>Wei J. // EPAC 92, v. 1, pp. 643–645.</w:t>
      </w:r>
    </w:p>
    <w:p w14:paraId="1BB95CBD" w14:textId="1A783445" w:rsidR="00487D61" w:rsidRPr="00487D61" w:rsidRDefault="00487D61" w:rsidP="00D43EBE">
      <w:pPr>
        <w:tabs>
          <w:tab w:val="left" w:pos="560"/>
          <w:tab w:val="left" w:pos="1121"/>
          <w:tab w:val="left" w:pos="1681"/>
          <w:tab w:val="left" w:pos="2242"/>
          <w:tab w:val="left" w:pos="2803"/>
          <w:tab w:val="left" w:pos="3363"/>
          <w:tab w:val="left" w:pos="3924"/>
          <w:tab w:val="left" w:pos="4485"/>
          <w:tab w:val="left" w:pos="5045"/>
          <w:tab w:val="left" w:pos="5606"/>
          <w:tab w:val="left" w:pos="6166"/>
          <w:tab w:val="left" w:pos="6727"/>
          <w:tab w:val="left" w:pos="7288"/>
          <w:tab w:val="left" w:pos="7848"/>
          <w:tab w:val="left" w:pos="8409"/>
          <w:tab w:val="left" w:pos="8970"/>
          <w:tab w:val="left" w:pos="9530"/>
          <w:tab w:val="left" w:pos="10091"/>
          <w:tab w:val="left" w:pos="10651"/>
          <w:tab w:val="left" w:pos="11212"/>
          <w:tab w:val="left" w:pos="11773"/>
          <w:tab w:val="left" w:pos="12333"/>
          <w:tab w:val="left" w:pos="12894"/>
          <w:tab w:val="left" w:pos="13455"/>
          <w:tab w:val="left" w:pos="14015"/>
          <w:tab w:val="left" w:pos="14576"/>
          <w:tab w:val="left" w:pos="15136"/>
          <w:tab w:val="left" w:pos="15697"/>
          <w:tab w:val="left" w:pos="16258"/>
          <w:tab w:val="left" w:pos="16818"/>
          <w:tab w:val="left" w:pos="17379"/>
          <w:tab w:val="left" w:pos="17940"/>
          <w:tab w:val="left" w:pos="18500"/>
          <w:tab w:val="left" w:pos="19061"/>
          <w:tab w:val="left" w:pos="19621"/>
          <w:tab w:val="left" w:pos="20182"/>
          <w:tab w:val="left" w:pos="20743"/>
          <w:tab w:val="left" w:pos="21303"/>
          <w:tab w:val="left" w:pos="21864"/>
          <w:tab w:val="left" w:pos="22425"/>
          <w:tab w:val="left" w:pos="22985"/>
          <w:tab w:val="left" w:pos="23546"/>
          <w:tab w:val="left" w:pos="24106"/>
          <w:tab w:val="left" w:pos="24667"/>
          <w:tab w:val="left" w:pos="25228"/>
          <w:tab w:val="left" w:pos="25788"/>
          <w:tab w:val="left" w:pos="26349"/>
          <w:tab w:val="left" w:pos="26910"/>
          <w:tab w:val="left" w:pos="27470"/>
          <w:tab w:val="left" w:pos="28031"/>
          <w:tab w:val="left" w:pos="28591"/>
          <w:tab w:val="left" w:pos="29152"/>
          <w:tab w:val="left" w:pos="29713"/>
          <w:tab w:val="left" w:pos="30273"/>
          <w:tab w:val="left" w:pos="30834"/>
          <w:tab w:val="left" w:pos="31395"/>
        </w:tabs>
        <w:autoSpaceDE w:val="0"/>
        <w:autoSpaceDN w:val="0"/>
        <w:adjustRightInd w:val="0"/>
        <w:spacing w:line="360" w:lineRule="auto"/>
        <w:jc w:val="both"/>
        <w:rPr>
          <w:rFonts w:cstheme="minorHAnsi"/>
          <w:lang w:val="ru-RU"/>
        </w:rPr>
      </w:pPr>
      <w:r w:rsidRPr="00487D61">
        <w:rPr>
          <w:rFonts w:cstheme="minorHAnsi"/>
          <w:color w:val="000000"/>
          <w:lang w:val="ru-RU"/>
        </w:rPr>
        <w:t>3.</w:t>
      </w:r>
      <w:r w:rsidRPr="00487D61">
        <w:rPr>
          <w:rFonts w:cstheme="minorHAnsi"/>
          <w:color w:val="000000"/>
          <w:lang w:val="ru-RU"/>
        </w:rPr>
        <w:tab/>
      </w:r>
      <w:r w:rsidRPr="006E2689">
        <w:rPr>
          <w:lang w:val="ru-RU"/>
        </w:rPr>
        <w:t>П. Т. Пашков, Измерение индуктивной компоненты продольного импеданса связи У-70 с помощью скачка критической энергии – Протвино: ИФВЭ, 2004. – 16 с.: ил. – (ИФВЭ</w:t>
      </w:r>
      <w:r>
        <w:rPr>
          <w:lang w:val="ru-RU"/>
        </w:rPr>
        <w:t xml:space="preserve"> </w:t>
      </w:r>
      <w:r w:rsidRPr="006E2689">
        <w:rPr>
          <w:lang w:val="ru-RU"/>
        </w:rPr>
        <w:t xml:space="preserve">; 2004-4) . – </w:t>
      </w:r>
      <w:r w:rsidRPr="0028461C">
        <w:t>URL</w:t>
      </w:r>
      <w:r w:rsidRPr="006E2689">
        <w:rPr>
          <w:lang w:val="ru-RU"/>
        </w:rPr>
        <w:t xml:space="preserve">: </w:t>
      </w:r>
      <w:r w:rsidRPr="0028461C">
        <w:t>http</w:t>
      </w:r>
      <w:r w:rsidRPr="006E2689">
        <w:rPr>
          <w:lang w:val="ru-RU"/>
        </w:rPr>
        <w:t>://</w:t>
      </w:r>
      <w:proofErr w:type="spellStart"/>
      <w:r w:rsidRPr="0028461C">
        <w:t>dbserv</w:t>
      </w:r>
      <w:proofErr w:type="spellEnd"/>
      <w:r w:rsidRPr="006E2689">
        <w:rPr>
          <w:lang w:val="ru-RU"/>
        </w:rPr>
        <w:t>.</w:t>
      </w:r>
      <w:proofErr w:type="spellStart"/>
      <w:r w:rsidRPr="0028461C">
        <w:t>ihep</w:t>
      </w:r>
      <w:proofErr w:type="spellEnd"/>
      <w:r w:rsidRPr="006E2689">
        <w:rPr>
          <w:lang w:val="ru-RU"/>
        </w:rPr>
        <w:t>.</w:t>
      </w:r>
      <w:proofErr w:type="spellStart"/>
      <w:r w:rsidRPr="0028461C">
        <w:t>su</w:t>
      </w:r>
      <w:proofErr w:type="spellEnd"/>
      <w:r w:rsidRPr="006E2689">
        <w:rPr>
          <w:lang w:val="ru-RU"/>
        </w:rPr>
        <w:t>/~</w:t>
      </w:r>
      <w:r w:rsidRPr="0028461C">
        <w:t>pubs</w:t>
      </w:r>
      <w:r w:rsidRPr="006E2689">
        <w:rPr>
          <w:lang w:val="ru-RU"/>
        </w:rPr>
        <w:t>/</w:t>
      </w:r>
      <w:r w:rsidRPr="0028461C">
        <w:t>prep</w:t>
      </w:r>
      <w:r w:rsidRPr="006E2689">
        <w:rPr>
          <w:lang w:val="ru-RU"/>
        </w:rPr>
        <w:t>2004/04-04-</w:t>
      </w:r>
      <w:r w:rsidRPr="0028461C">
        <w:t>k</w:t>
      </w:r>
      <w:r w:rsidRPr="006E2689">
        <w:rPr>
          <w:lang w:val="ru-RU"/>
        </w:rPr>
        <w:t>.</w:t>
      </w:r>
      <w:proofErr w:type="spellStart"/>
      <w:r w:rsidRPr="0028461C">
        <w:t>htm</w:t>
      </w:r>
      <w:proofErr w:type="spellEnd"/>
      <w:r w:rsidRPr="006E2689">
        <w:rPr>
          <w:lang w:val="ru-RU"/>
        </w:rPr>
        <w:t xml:space="preserve"> . - Библиогр.</w:t>
      </w:r>
      <w:proofErr w:type="gramStart"/>
      <w:r w:rsidRPr="006E2689">
        <w:rPr>
          <w:lang w:val="ru-RU"/>
        </w:rPr>
        <w:t>:с</w:t>
      </w:r>
      <w:proofErr w:type="gramEnd"/>
      <w:r w:rsidRPr="006E2689">
        <w:rPr>
          <w:lang w:val="ru-RU"/>
        </w:rPr>
        <w:t>.16</w:t>
      </w:r>
    </w:p>
    <w:p w14:paraId="5EC8C311" w14:textId="30E39A9E" w:rsidR="00D43EBE" w:rsidRPr="007E6789" w:rsidRDefault="00487D61" w:rsidP="00D43EBE">
      <w:pPr>
        <w:tabs>
          <w:tab w:val="left" w:pos="560"/>
          <w:tab w:val="left" w:pos="1121"/>
          <w:tab w:val="left" w:pos="1681"/>
          <w:tab w:val="left" w:pos="2242"/>
          <w:tab w:val="left" w:pos="2803"/>
          <w:tab w:val="left" w:pos="3363"/>
          <w:tab w:val="left" w:pos="3924"/>
          <w:tab w:val="left" w:pos="4485"/>
          <w:tab w:val="left" w:pos="5045"/>
          <w:tab w:val="left" w:pos="5606"/>
          <w:tab w:val="left" w:pos="6166"/>
          <w:tab w:val="left" w:pos="6727"/>
          <w:tab w:val="left" w:pos="7288"/>
          <w:tab w:val="left" w:pos="7848"/>
          <w:tab w:val="left" w:pos="8409"/>
          <w:tab w:val="left" w:pos="8970"/>
          <w:tab w:val="left" w:pos="9530"/>
          <w:tab w:val="left" w:pos="10091"/>
          <w:tab w:val="left" w:pos="10651"/>
          <w:tab w:val="left" w:pos="11212"/>
          <w:tab w:val="left" w:pos="11773"/>
          <w:tab w:val="left" w:pos="12333"/>
          <w:tab w:val="left" w:pos="12894"/>
          <w:tab w:val="left" w:pos="13455"/>
          <w:tab w:val="left" w:pos="14015"/>
          <w:tab w:val="left" w:pos="14576"/>
          <w:tab w:val="left" w:pos="15136"/>
          <w:tab w:val="left" w:pos="15697"/>
          <w:tab w:val="left" w:pos="16258"/>
          <w:tab w:val="left" w:pos="16818"/>
          <w:tab w:val="left" w:pos="17379"/>
          <w:tab w:val="left" w:pos="17940"/>
          <w:tab w:val="left" w:pos="18500"/>
          <w:tab w:val="left" w:pos="19061"/>
          <w:tab w:val="left" w:pos="19621"/>
          <w:tab w:val="left" w:pos="20182"/>
          <w:tab w:val="left" w:pos="20743"/>
          <w:tab w:val="left" w:pos="21303"/>
          <w:tab w:val="left" w:pos="21864"/>
          <w:tab w:val="left" w:pos="22425"/>
          <w:tab w:val="left" w:pos="22985"/>
          <w:tab w:val="left" w:pos="23546"/>
          <w:tab w:val="left" w:pos="24106"/>
          <w:tab w:val="left" w:pos="24667"/>
          <w:tab w:val="left" w:pos="25228"/>
          <w:tab w:val="left" w:pos="25788"/>
          <w:tab w:val="left" w:pos="26349"/>
          <w:tab w:val="left" w:pos="26910"/>
          <w:tab w:val="left" w:pos="27470"/>
          <w:tab w:val="left" w:pos="28031"/>
          <w:tab w:val="left" w:pos="28591"/>
          <w:tab w:val="left" w:pos="29152"/>
          <w:tab w:val="left" w:pos="29713"/>
          <w:tab w:val="left" w:pos="30273"/>
          <w:tab w:val="left" w:pos="30834"/>
          <w:tab w:val="left" w:pos="31395"/>
        </w:tabs>
        <w:autoSpaceDE w:val="0"/>
        <w:autoSpaceDN w:val="0"/>
        <w:adjustRightInd w:val="0"/>
        <w:spacing w:line="360" w:lineRule="auto"/>
        <w:jc w:val="both"/>
        <w:rPr>
          <w:rFonts w:cstheme="minorHAnsi"/>
          <w:color w:val="000000"/>
          <w:lang w:val="en-US"/>
        </w:rPr>
      </w:pPr>
      <w:r>
        <w:rPr>
          <w:rFonts w:cstheme="minorHAnsi"/>
          <w:lang w:val="en-US"/>
        </w:rPr>
        <w:t>4</w:t>
      </w:r>
      <w:r w:rsidR="00C840E2" w:rsidRPr="002322BA">
        <w:rPr>
          <w:rFonts w:cstheme="minorHAnsi"/>
          <w:lang w:val="en-US"/>
        </w:rPr>
        <w:t>.</w:t>
      </w:r>
      <w:r w:rsidR="007E6789" w:rsidRPr="007E6789">
        <w:rPr>
          <w:rFonts w:cstheme="minorHAnsi"/>
          <w:color w:val="000000"/>
          <w:lang w:val="en-US"/>
        </w:rPr>
        <w:tab/>
      </w:r>
      <w:r w:rsidR="00D43EBE" w:rsidRPr="007E6789">
        <w:rPr>
          <w:rFonts w:cstheme="minorHAnsi"/>
          <w:color w:val="000000"/>
          <w:lang w:val="en-US"/>
        </w:rPr>
        <w:t>S.-Y. Lee, Accelerator Physics (Fourth Edition), DOI:10.1142/11111, ISNB: 978-981-327-468-6, 978-981-327-467-9, World Scientific Publishing Company, 2018.</w:t>
      </w:r>
    </w:p>
    <w:p w14:paraId="56F052D1" w14:textId="33103EC0" w:rsidR="00D43EBE" w:rsidRDefault="00487D61" w:rsidP="00D43EBE">
      <w:pPr>
        <w:tabs>
          <w:tab w:val="left" w:pos="560"/>
          <w:tab w:val="left" w:pos="1121"/>
          <w:tab w:val="left" w:pos="1681"/>
          <w:tab w:val="left" w:pos="2242"/>
          <w:tab w:val="left" w:pos="2803"/>
          <w:tab w:val="left" w:pos="3363"/>
          <w:tab w:val="left" w:pos="3924"/>
          <w:tab w:val="left" w:pos="4485"/>
          <w:tab w:val="left" w:pos="5045"/>
          <w:tab w:val="left" w:pos="5606"/>
          <w:tab w:val="left" w:pos="6166"/>
          <w:tab w:val="left" w:pos="6727"/>
          <w:tab w:val="left" w:pos="7288"/>
          <w:tab w:val="left" w:pos="7848"/>
          <w:tab w:val="left" w:pos="8409"/>
          <w:tab w:val="left" w:pos="8970"/>
          <w:tab w:val="left" w:pos="9530"/>
          <w:tab w:val="left" w:pos="10091"/>
          <w:tab w:val="left" w:pos="10651"/>
          <w:tab w:val="left" w:pos="11212"/>
          <w:tab w:val="left" w:pos="11773"/>
          <w:tab w:val="left" w:pos="12333"/>
          <w:tab w:val="left" w:pos="12894"/>
          <w:tab w:val="left" w:pos="13455"/>
          <w:tab w:val="left" w:pos="14015"/>
          <w:tab w:val="left" w:pos="14576"/>
          <w:tab w:val="left" w:pos="15136"/>
          <w:tab w:val="left" w:pos="15697"/>
          <w:tab w:val="left" w:pos="16258"/>
          <w:tab w:val="left" w:pos="16818"/>
          <w:tab w:val="left" w:pos="17379"/>
          <w:tab w:val="left" w:pos="17940"/>
          <w:tab w:val="left" w:pos="18500"/>
          <w:tab w:val="left" w:pos="19061"/>
          <w:tab w:val="left" w:pos="19621"/>
          <w:tab w:val="left" w:pos="20182"/>
          <w:tab w:val="left" w:pos="20743"/>
          <w:tab w:val="left" w:pos="21303"/>
          <w:tab w:val="left" w:pos="21864"/>
          <w:tab w:val="left" w:pos="22425"/>
          <w:tab w:val="left" w:pos="22985"/>
          <w:tab w:val="left" w:pos="23546"/>
          <w:tab w:val="left" w:pos="24106"/>
          <w:tab w:val="left" w:pos="24667"/>
          <w:tab w:val="left" w:pos="25228"/>
          <w:tab w:val="left" w:pos="25788"/>
          <w:tab w:val="left" w:pos="26349"/>
          <w:tab w:val="left" w:pos="26910"/>
          <w:tab w:val="left" w:pos="27470"/>
          <w:tab w:val="left" w:pos="28031"/>
          <w:tab w:val="left" w:pos="28591"/>
          <w:tab w:val="left" w:pos="29152"/>
          <w:tab w:val="left" w:pos="29713"/>
          <w:tab w:val="left" w:pos="30273"/>
          <w:tab w:val="left" w:pos="30834"/>
          <w:tab w:val="left" w:pos="31395"/>
        </w:tabs>
        <w:autoSpaceDE w:val="0"/>
        <w:autoSpaceDN w:val="0"/>
        <w:adjustRightInd w:val="0"/>
        <w:spacing w:line="360" w:lineRule="auto"/>
        <w:jc w:val="both"/>
        <w:rPr>
          <w:rFonts w:cstheme="minorHAnsi"/>
          <w:color w:val="000000"/>
          <w:lang w:val="en-US"/>
        </w:rPr>
      </w:pPr>
      <w:r>
        <w:rPr>
          <w:rFonts w:cstheme="minorHAnsi"/>
          <w:color w:val="000000"/>
          <w:lang w:val="en-US"/>
        </w:rPr>
        <w:t>5</w:t>
      </w:r>
      <w:r w:rsidR="00D43EBE" w:rsidRPr="007E6789">
        <w:rPr>
          <w:rFonts w:cstheme="minorHAnsi"/>
          <w:color w:val="000000"/>
          <w:lang w:val="en-US"/>
        </w:rPr>
        <w:t>.</w:t>
      </w:r>
      <w:r w:rsidR="00D43EBE" w:rsidRPr="007E6789">
        <w:rPr>
          <w:rFonts w:cstheme="minorHAnsi"/>
          <w:color w:val="000000"/>
          <w:lang w:val="en-US"/>
        </w:rPr>
        <w:tab/>
      </w:r>
      <w:r w:rsidR="00D43EBE" w:rsidRPr="001634DE">
        <w:rPr>
          <w:rFonts w:cstheme="minorHAnsi"/>
          <w:shd w:val="clear" w:color="auto" w:fill="FFFFFF"/>
          <w:lang w:val="en-US" w:eastAsia="ru-RU"/>
        </w:rPr>
        <w:t>Ng, K. Y.", Physics of Intensity Dependent Beam Instabilities,</w:t>
      </w:r>
      <w:r w:rsidR="00D43EBE" w:rsidRPr="005E4B5B">
        <w:rPr>
          <w:rFonts w:cstheme="minorHAnsi"/>
          <w:shd w:val="clear" w:color="auto" w:fill="FFFFFF"/>
          <w:lang w:val="en-US" w:eastAsia="ru-RU"/>
        </w:rPr>
        <w:t xml:space="preserve"> </w:t>
      </w:r>
      <w:r w:rsidR="00D43EBE" w:rsidRPr="001634DE">
        <w:rPr>
          <w:rFonts w:cstheme="minorHAnsi"/>
          <w:shd w:val="clear" w:color="auto" w:fill="FFFFFF"/>
          <w:lang w:val="en-US" w:eastAsia="ru-RU"/>
        </w:rPr>
        <w:t>U.S. Particle Accelerator School (USPAS 2002),</w:t>
      </w:r>
      <w:r w:rsidR="00D43EBE" w:rsidRPr="005E4B5B">
        <w:rPr>
          <w:rFonts w:cstheme="minorHAnsi"/>
          <w:shd w:val="clear" w:color="auto" w:fill="FFFFFF"/>
          <w:lang w:val="en-US" w:eastAsia="ru-RU"/>
        </w:rPr>
        <w:t xml:space="preserve"> </w:t>
      </w:r>
      <w:r w:rsidR="00D43EBE" w:rsidRPr="001634DE">
        <w:rPr>
          <w:rFonts w:cstheme="minorHAnsi"/>
          <w:shd w:val="clear" w:color="auto" w:fill="FFFFFF"/>
          <w:lang w:val="en-US" w:eastAsia="ru-RU"/>
        </w:rPr>
        <w:t>FERMILAB-FN-0713</w:t>
      </w:r>
      <w:r w:rsidR="00D43EBE" w:rsidRPr="005E4B5B">
        <w:rPr>
          <w:rFonts w:cstheme="minorHAnsi"/>
          <w:shd w:val="clear" w:color="auto" w:fill="FFFFFF"/>
          <w:lang w:val="en-US" w:eastAsia="ru-RU"/>
        </w:rPr>
        <w:t xml:space="preserve">, </w:t>
      </w:r>
      <w:r w:rsidR="00D43EBE" w:rsidRPr="001634DE">
        <w:rPr>
          <w:rFonts w:cstheme="minorHAnsi"/>
          <w:shd w:val="clear" w:color="auto" w:fill="FFFFFF"/>
          <w:lang w:val="en-US" w:eastAsia="ru-RU"/>
        </w:rPr>
        <w:t>2002</w:t>
      </w:r>
      <w:r w:rsidR="00D43EBE" w:rsidRPr="005E4B5B">
        <w:rPr>
          <w:rFonts w:cstheme="minorHAnsi"/>
          <w:shd w:val="clear" w:color="auto" w:fill="FFFFFF"/>
          <w:lang w:val="en-US" w:eastAsia="ru-RU"/>
        </w:rPr>
        <w:t>.</w:t>
      </w:r>
    </w:p>
    <w:p w14:paraId="5CA60E7D" w14:textId="7BB10290" w:rsidR="00D43EBE" w:rsidRDefault="00487D61" w:rsidP="007E6789">
      <w:pPr>
        <w:tabs>
          <w:tab w:val="left" w:pos="560"/>
          <w:tab w:val="left" w:pos="1121"/>
          <w:tab w:val="left" w:pos="1681"/>
          <w:tab w:val="left" w:pos="2242"/>
          <w:tab w:val="left" w:pos="2803"/>
          <w:tab w:val="left" w:pos="3363"/>
          <w:tab w:val="left" w:pos="3924"/>
          <w:tab w:val="left" w:pos="4485"/>
          <w:tab w:val="left" w:pos="5045"/>
          <w:tab w:val="left" w:pos="5606"/>
          <w:tab w:val="left" w:pos="6166"/>
          <w:tab w:val="left" w:pos="6727"/>
          <w:tab w:val="left" w:pos="7288"/>
          <w:tab w:val="left" w:pos="7848"/>
          <w:tab w:val="left" w:pos="8409"/>
          <w:tab w:val="left" w:pos="8970"/>
          <w:tab w:val="left" w:pos="9530"/>
          <w:tab w:val="left" w:pos="10091"/>
          <w:tab w:val="left" w:pos="10651"/>
          <w:tab w:val="left" w:pos="11212"/>
          <w:tab w:val="left" w:pos="11773"/>
          <w:tab w:val="left" w:pos="12333"/>
          <w:tab w:val="left" w:pos="12894"/>
          <w:tab w:val="left" w:pos="13455"/>
          <w:tab w:val="left" w:pos="14015"/>
          <w:tab w:val="left" w:pos="14576"/>
          <w:tab w:val="left" w:pos="15136"/>
          <w:tab w:val="left" w:pos="15697"/>
          <w:tab w:val="left" w:pos="16258"/>
          <w:tab w:val="left" w:pos="16818"/>
          <w:tab w:val="left" w:pos="17379"/>
          <w:tab w:val="left" w:pos="17940"/>
          <w:tab w:val="left" w:pos="18500"/>
          <w:tab w:val="left" w:pos="19061"/>
          <w:tab w:val="left" w:pos="19621"/>
          <w:tab w:val="left" w:pos="20182"/>
          <w:tab w:val="left" w:pos="20743"/>
          <w:tab w:val="left" w:pos="21303"/>
          <w:tab w:val="left" w:pos="21864"/>
          <w:tab w:val="left" w:pos="22425"/>
          <w:tab w:val="left" w:pos="22985"/>
          <w:tab w:val="left" w:pos="23546"/>
          <w:tab w:val="left" w:pos="24106"/>
          <w:tab w:val="left" w:pos="24667"/>
          <w:tab w:val="left" w:pos="25228"/>
          <w:tab w:val="left" w:pos="25788"/>
          <w:tab w:val="left" w:pos="26349"/>
          <w:tab w:val="left" w:pos="26910"/>
          <w:tab w:val="left" w:pos="27470"/>
          <w:tab w:val="left" w:pos="28031"/>
          <w:tab w:val="left" w:pos="28591"/>
          <w:tab w:val="left" w:pos="29152"/>
          <w:tab w:val="left" w:pos="29713"/>
          <w:tab w:val="left" w:pos="30273"/>
          <w:tab w:val="left" w:pos="30834"/>
          <w:tab w:val="left" w:pos="31395"/>
        </w:tabs>
        <w:autoSpaceDE w:val="0"/>
        <w:autoSpaceDN w:val="0"/>
        <w:adjustRightInd w:val="0"/>
        <w:spacing w:line="360" w:lineRule="auto"/>
        <w:jc w:val="both"/>
        <w:rPr>
          <w:rStyle w:val="ab"/>
          <w:lang w:val="en-US"/>
        </w:rPr>
      </w:pPr>
      <w:r>
        <w:rPr>
          <w:rFonts w:cstheme="minorHAnsi"/>
          <w:color w:val="000000"/>
          <w:lang w:val="en-US"/>
        </w:rPr>
        <w:t>6</w:t>
      </w:r>
      <w:r w:rsidR="00DE6585" w:rsidRPr="00DE6585">
        <w:rPr>
          <w:rFonts w:cstheme="minorHAnsi"/>
          <w:color w:val="000000"/>
          <w:lang w:val="en-US"/>
        </w:rPr>
        <w:t>.</w:t>
      </w:r>
      <w:r w:rsidR="00DE6585">
        <w:rPr>
          <w:rFonts w:cstheme="minorHAnsi"/>
          <w:color w:val="000000"/>
          <w:lang w:val="en-US"/>
        </w:rPr>
        <w:tab/>
      </w:r>
      <w:r w:rsidR="00DE6585">
        <w:rPr>
          <w:lang w:val="en-US"/>
        </w:rPr>
        <w:t xml:space="preserve">MADX, </w:t>
      </w:r>
      <w:hyperlink r:id="rId9" w:history="1">
        <w:r w:rsidR="00DE6585" w:rsidRPr="00FA14C5">
          <w:rPr>
            <w:rStyle w:val="ab"/>
            <w:lang w:val="en-US"/>
          </w:rPr>
          <w:t>https://mad.web.cern.ch/mad/</w:t>
        </w:r>
      </w:hyperlink>
    </w:p>
    <w:p w14:paraId="6986C732" w14:textId="61C9BEF5" w:rsidR="00DE6585" w:rsidRPr="00DE6585" w:rsidRDefault="00487D61" w:rsidP="007E6789">
      <w:pPr>
        <w:tabs>
          <w:tab w:val="left" w:pos="560"/>
          <w:tab w:val="left" w:pos="1121"/>
          <w:tab w:val="left" w:pos="1681"/>
          <w:tab w:val="left" w:pos="2242"/>
          <w:tab w:val="left" w:pos="2803"/>
          <w:tab w:val="left" w:pos="3363"/>
          <w:tab w:val="left" w:pos="3924"/>
          <w:tab w:val="left" w:pos="4485"/>
          <w:tab w:val="left" w:pos="5045"/>
          <w:tab w:val="left" w:pos="5606"/>
          <w:tab w:val="left" w:pos="6166"/>
          <w:tab w:val="left" w:pos="6727"/>
          <w:tab w:val="left" w:pos="7288"/>
          <w:tab w:val="left" w:pos="7848"/>
          <w:tab w:val="left" w:pos="8409"/>
          <w:tab w:val="left" w:pos="8970"/>
          <w:tab w:val="left" w:pos="9530"/>
          <w:tab w:val="left" w:pos="10091"/>
          <w:tab w:val="left" w:pos="10651"/>
          <w:tab w:val="left" w:pos="11212"/>
          <w:tab w:val="left" w:pos="11773"/>
          <w:tab w:val="left" w:pos="12333"/>
          <w:tab w:val="left" w:pos="12894"/>
          <w:tab w:val="left" w:pos="13455"/>
          <w:tab w:val="left" w:pos="14015"/>
          <w:tab w:val="left" w:pos="14576"/>
          <w:tab w:val="left" w:pos="15136"/>
          <w:tab w:val="left" w:pos="15697"/>
          <w:tab w:val="left" w:pos="16258"/>
          <w:tab w:val="left" w:pos="16818"/>
          <w:tab w:val="left" w:pos="17379"/>
          <w:tab w:val="left" w:pos="17940"/>
          <w:tab w:val="left" w:pos="18500"/>
          <w:tab w:val="left" w:pos="19061"/>
          <w:tab w:val="left" w:pos="19621"/>
          <w:tab w:val="left" w:pos="20182"/>
          <w:tab w:val="left" w:pos="20743"/>
          <w:tab w:val="left" w:pos="21303"/>
          <w:tab w:val="left" w:pos="21864"/>
          <w:tab w:val="left" w:pos="22425"/>
          <w:tab w:val="left" w:pos="22985"/>
          <w:tab w:val="left" w:pos="23546"/>
          <w:tab w:val="left" w:pos="24106"/>
          <w:tab w:val="left" w:pos="24667"/>
          <w:tab w:val="left" w:pos="25228"/>
          <w:tab w:val="left" w:pos="25788"/>
          <w:tab w:val="left" w:pos="26349"/>
          <w:tab w:val="left" w:pos="26910"/>
          <w:tab w:val="left" w:pos="27470"/>
          <w:tab w:val="left" w:pos="28031"/>
          <w:tab w:val="left" w:pos="28591"/>
          <w:tab w:val="left" w:pos="29152"/>
          <w:tab w:val="left" w:pos="29713"/>
          <w:tab w:val="left" w:pos="30273"/>
          <w:tab w:val="left" w:pos="30834"/>
          <w:tab w:val="left" w:pos="31395"/>
        </w:tabs>
        <w:autoSpaceDE w:val="0"/>
        <w:autoSpaceDN w:val="0"/>
        <w:adjustRightInd w:val="0"/>
        <w:spacing w:line="360" w:lineRule="auto"/>
        <w:jc w:val="both"/>
        <w:rPr>
          <w:rStyle w:val="ab"/>
          <w:u w:val="none"/>
          <w:lang w:val="en-US"/>
        </w:rPr>
      </w:pPr>
      <w:r>
        <w:rPr>
          <w:rStyle w:val="ab"/>
          <w:color w:val="000000" w:themeColor="text1"/>
          <w:u w:val="none"/>
          <w:lang w:val="en-US"/>
        </w:rPr>
        <w:t>7</w:t>
      </w:r>
      <w:r w:rsidR="00DE6585" w:rsidRPr="00DE6585">
        <w:rPr>
          <w:rStyle w:val="ab"/>
          <w:color w:val="000000" w:themeColor="text1"/>
          <w:u w:val="none"/>
          <w:lang w:val="en-US"/>
        </w:rPr>
        <w:t>.</w:t>
      </w:r>
      <w:r w:rsidR="00DE6585" w:rsidRPr="00DE6585">
        <w:rPr>
          <w:rStyle w:val="ab"/>
          <w:u w:val="none"/>
          <w:lang w:val="en-US"/>
        </w:rPr>
        <w:t xml:space="preserve"> </w:t>
      </w:r>
      <w:r w:rsidR="00DE6585">
        <w:rPr>
          <w:rStyle w:val="ab"/>
          <w:u w:val="none"/>
          <w:lang w:val="en-US"/>
        </w:rPr>
        <w:tab/>
      </w:r>
      <w:r w:rsidR="00DE6585">
        <w:rPr>
          <w:lang w:val="en-US"/>
        </w:rPr>
        <w:t>BLonD</w:t>
      </w:r>
      <w:r w:rsidR="00DE6585" w:rsidRPr="00DE6585">
        <w:rPr>
          <w:lang w:val="en-US"/>
        </w:rPr>
        <w:t xml:space="preserve">, </w:t>
      </w:r>
      <w:hyperlink r:id="rId10" w:history="1">
        <w:r w:rsidR="00DE6585" w:rsidRPr="00FA14C5">
          <w:rPr>
            <w:rStyle w:val="ab"/>
            <w:lang w:val="en-US"/>
          </w:rPr>
          <w:t>https</w:t>
        </w:r>
        <w:r w:rsidR="00DE6585" w:rsidRPr="00DE6585">
          <w:rPr>
            <w:rStyle w:val="ab"/>
            <w:lang w:val="en-US"/>
          </w:rPr>
          <w:t>://</w:t>
        </w:r>
        <w:r w:rsidR="00DE6585" w:rsidRPr="00FA14C5">
          <w:rPr>
            <w:rStyle w:val="ab"/>
            <w:lang w:val="en-US"/>
          </w:rPr>
          <w:t>blond</w:t>
        </w:r>
        <w:r w:rsidR="00DE6585" w:rsidRPr="00DE6585">
          <w:rPr>
            <w:rStyle w:val="ab"/>
            <w:lang w:val="en-US"/>
          </w:rPr>
          <w:t>.</w:t>
        </w:r>
        <w:r w:rsidR="00DE6585" w:rsidRPr="00FA14C5">
          <w:rPr>
            <w:rStyle w:val="ab"/>
            <w:lang w:val="en-US"/>
          </w:rPr>
          <w:t>web</w:t>
        </w:r>
        <w:r w:rsidR="00DE6585" w:rsidRPr="00DE6585">
          <w:rPr>
            <w:rStyle w:val="ab"/>
            <w:lang w:val="en-US"/>
          </w:rPr>
          <w:t>.</w:t>
        </w:r>
        <w:r w:rsidR="00DE6585" w:rsidRPr="00FA14C5">
          <w:rPr>
            <w:rStyle w:val="ab"/>
            <w:lang w:val="en-US"/>
          </w:rPr>
          <w:t>cern</w:t>
        </w:r>
        <w:r w:rsidR="00DE6585" w:rsidRPr="00DE6585">
          <w:rPr>
            <w:rStyle w:val="ab"/>
            <w:lang w:val="en-US"/>
          </w:rPr>
          <w:t>.</w:t>
        </w:r>
        <w:r w:rsidR="00DE6585" w:rsidRPr="00FA14C5">
          <w:rPr>
            <w:rStyle w:val="ab"/>
            <w:lang w:val="en-US"/>
          </w:rPr>
          <w:t>ch</w:t>
        </w:r>
        <w:r w:rsidR="00DE6585" w:rsidRPr="00DE6585">
          <w:rPr>
            <w:rStyle w:val="ab"/>
            <w:lang w:val="en-US"/>
          </w:rPr>
          <w:t>/</w:t>
        </w:r>
      </w:hyperlink>
    </w:p>
    <w:p w14:paraId="0F896FA3" w14:textId="103D4DA4" w:rsidR="00DE6585" w:rsidRDefault="00D72858" w:rsidP="007E6789">
      <w:pPr>
        <w:tabs>
          <w:tab w:val="left" w:pos="560"/>
          <w:tab w:val="left" w:pos="1121"/>
          <w:tab w:val="left" w:pos="1681"/>
          <w:tab w:val="left" w:pos="2242"/>
          <w:tab w:val="left" w:pos="2803"/>
          <w:tab w:val="left" w:pos="3363"/>
          <w:tab w:val="left" w:pos="3924"/>
          <w:tab w:val="left" w:pos="4485"/>
          <w:tab w:val="left" w:pos="5045"/>
          <w:tab w:val="left" w:pos="5606"/>
          <w:tab w:val="left" w:pos="6166"/>
          <w:tab w:val="left" w:pos="6727"/>
          <w:tab w:val="left" w:pos="7288"/>
          <w:tab w:val="left" w:pos="7848"/>
          <w:tab w:val="left" w:pos="8409"/>
          <w:tab w:val="left" w:pos="8970"/>
          <w:tab w:val="left" w:pos="9530"/>
          <w:tab w:val="left" w:pos="10091"/>
          <w:tab w:val="left" w:pos="10651"/>
          <w:tab w:val="left" w:pos="11212"/>
          <w:tab w:val="left" w:pos="11773"/>
          <w:tab w:val="left" w:pos="12333"/>
          <w:tab w:val="left" w:pos="12894"/>
          <w:tab w:val="left" w:pos="13455"/>
          <w:tab w:val="left" w:pos="14015"/>
          <w:tab w:val="left" w:pos="14576"/>
          <w:tab w:val="left" w:pos="15136"/>
          <w:tab w:val="left" w:pos="15697"/>
          <w:tab w:val="left" w:pos="16258"/>
          <w:tab w:val="left" w:pos="16818"/>
          <w:tab w:val="left" w:pos="17379"/>
          <w:tab w:val="left" w:pos="17940"/>
          <w:tab w:val="left" w:pos="18500"/>
          <w:tab w:val="left" w:pos="19061"/>
          <w:tab w:val="left" w:pos="19621"/>
          <w:tab w:val="left" w:pos="20182"/>
          <w:tab w:val="left" w:pos="20743"/>
          <w:tab w:val="left" w:pos="21303"/>
          <w:tab w:val="left" w:pos="21864"/>
          <w:tab w:val="left" w:pos="22425"/>
          <w:tab w:val="left" w:pos="22985"/>
          <w:tab w:val="left" w:pos="23546"/>
          <w:tab w:val="left" w:pos="24106"/>
          <w:tab w:val="left" w:pos="24667"/>
          <w:tab w:val="left" w:pos="25228"/>
          <w:tab w:val="left" w:pos="25788"/>
          <w:tab w:val="left" w:pos="26349"/>
          <w:tab w:val="left" w:pos="26910"/>
          <w:tab w:val="left" w:pos="27470"/>
          <w:tab w:val="left" w:pos="28031"/>
          <w:tab w:val="left" w:pos="28591"/>
          <w:tab w:val="left" w:pos="29152"/>
          <w:tab w:val="left" w:pos="29713"/>
          <w:tab w:val="left" w:pos="30273"/>
          <w:tab w:val="left" w:pos="30834"/>
          <w:tab w:val="left" w:pos="31395"/>
        </w:tabs>
        <w:autoSpaceDE w:val="0"/>
        <w:autoSpaceDN w:val="0"/>
        <w:adjustRightInd w:val="0"/>
        <w:spacing w:line="360" w:lineRule="auto"/>
        <w:jc w:val="both"/>
        <w:rPr>
          <w:rFonts w:cstheme="minorHAnsi"/>
          <w:color w:val="000000"/>
          <w:lang w:val="ru-RU"/>
        </w:rPr>
      </w:pPr>
      <w:r w:rsidRPr="00D72858">
        <w:rPr>
          <w:rFonts w:cstheme="minorHAnsi"/>
          <w:color w:val="000000"/>
          <w:lang w:val="ru-RU"/>
        </w:rPr>
        <w:t>8</w:t>
      </w:r>
      <w:r w:rsidR="00DE6585">
        <w:rPr>
          <w:rFonts w:cstheme="minorHAnsi"/>
          <w:color w:val="000000"/>
          <w:lang w:val="ru-RU"/>
        </w:rPr>
        <w:t>.</w:t>
      </w:r>
      <w:r w:rsidR="00DE6585">
        <w:rPr>
          <w:rFonts w:cstheme="minorHAnsi"/>
          <w:color w:val="000000"/>
          <w:lang w:val="ru-RU"/>
        </w:rPr>
        <w:tab/>
      </w:r>
      <w:r w:rsidR="007E6789" w:rsidRPr="007E6789">
        <w:rPr>
          <w:rFonts w:cstheme="minorHAnsi"/>
          <w:color w:val="000000"/>
          <w:lang w:val="ru-RU"/>
        </w:rPr>
        <w:t xml:space="preserve">Пашков, П. Т, Основы теории протонного синхротрона: Учеб. пособие для студентов МГУ / П. Т. Пашков. - Протвино: Гос. науч. центр Рос. Федерации Ин-т физики высок. энергий, 1999. - 112 с.:- (Государственный научный центр Российской Федерации Институт физики высоких энергий (ИФВЭ); 99-42. </w:t>
      </w:r>
      <w:r w:rsidR="007E6789" w:rsidRPr="00E53DB4">
        <w:rPr>
          <w:rFonts w:cstheme="minorHAnsi"/>
          <w:color w:val="000000"/>
          <w:lang w:val="ru-RU"/>
        </w:rPr>
        <w:t>ОУ У-70).</w:t>
      </w:r>
    </w:p>
    <w:p w14:paraId="268C6A54" w14:textId="2B3AF982" w:rsidR="00C36071" w:rsidRPr="00E53DB4" w:rsidRDefault="00D72858" w:rsidP="00C36071">
      <w:pPr>
        <w:tabs>
          <w:tab w:val="left" w:pos="560"/>
          <w:tab w:val="left" w:pos="1121"/>
          <w:tab w:val="left" w:pos="1681"/>
          <w:tab w:val="left" w:pos="2242"/>
          <w:tab w:val="left" w:pos="2803"/>
          <w:tab w:val="left" w:pos="3363"/>
          <w:tab w:val="left" w:pos="3924"/>
          <w:tab w:val="left" w:pos="4485"/>
          <w:tab w:val="left" w:pos="5045"/>
          <w:tab w:val="left" w:pos="5606"/>
          <w:tab w:val="left" w:pos="6166"/>
          <w:tab w:val="left" w:pos="6727"/>
          <w:tab w:val="left" w:pos="7288"/>
          <w:tab w:val="left" w:pos="7848"/>
          <w:tab w:val="left" w:pos="8409"/>
          <w:tab w:val="left" w:pos="8970"/>
          <w:tab w:val="left" w:pos="9530"/>
          <w:tab w:val="left" w:pos="10091"/>
          <w:tab w:val="left" w:pos="10651"/>
          <w:tab w:val="left" w:pos="11212"/>
          <w:tab w:val="left" w:pos="11773"/>
          <w:tab w:val="left" w:pos="12333"/>
          <w:tab w:val="left" w:pos="12894"/>
          <w:tab w:val="left" w:pos="13455"/>
          <w:tab w:val="left" w:pos="14015"/>
          <w:tab w:val="left" w:pos="14576"/>
          <w:tab w:val="left" w:pos="15136"/>
          <w:tab w:val="left" w:pos="15697"/>
          <w:tab w:val="left" w:pos="16258"/>
          <w:tab w:val="left" w:pos="16818"/>
          <w:tab w:val="left" w:pos="17379"/>
          <w:tab w:val="left" w:pos="17940"/>
          <w:tab w:val="left" w:pos="18500"/>
          <w:tab w:val="left" w:pos="19061"/>
          <w:tab w:val="left" w:pos="19621"/>
          <w:tab w:val="left" w:pos="20182"/>
          <w:tab w:val="left" w:pos="20743"/>
          <w:tab w:val="left" w:pos="21303"/>
          <w:tab w:val="left" w:pos="21864"/>
          <w:tab w:val="left" w:pos="22425"/>
          <w:tab w:val="left" w:pos="22985"/>
          <w:tab w:val="left" w:pos="23546"/>
          <w:tab w:val="left" w:pos="24106"/>
          <w:tab w:val="left" w:pos="24667"/>
          <w:tab w:val="left" w:pos="25228"/>
          <w:tab w:val="left" w:pos="25788"/>
          <w:tab w:val="left" w:pos="26349"/>
          <w:tab w:val="left" w:pos="26910"/>
          <w:tab w:val="left" w:pos="27470"/>
          <w:tab w:val="left" w:pos="28031"/>
          <w:tab w:val="left" w:pos="28591"/>
          <w:tab w:val="left" w:pos="29152"/>
          <w:tab w:val="left" w:pos="29713"/>
          <w:tab w:val="left" w:pos="30273"/>
          <w:tab w:val="left" w:pos="30834"/>
          <w:tab w:val="left" w:pos="31395"/>
        </w:tabs>
        <w:autoSpaceDE w:val="0"/>
        <w:autoSpaceDN w:val="0"/>
        <w:adjustRightInd w:val="0"/>
        <w:spacing w:line="360" w:lineRule="auto"/>
        <w:rPr>
          <w:rFonts w:cstheme="minorHAnsi"/>
          <w:color w:val="000000"/>
          <w:lang w:val="ru-RU"/>
        </w:rPr>
      </w:pPr>
      <w:r w:rsidRPr="00D72858">
        <w:rPr>
          <w:lang w:val="ru-RU"/>
        </w:rPr>
        <w:t>9</w:t>
      </w:r>
      <w:r w:rsidR="00C36071">
        <w:rPr>
          <w:lang w:val="ru-RU"/>
        </w:rPr>
        <w:t>.</w:t>
      </w:r>
      <w:r w:rsidR="00C36071">
        <w:rPr>
          <w:lang w:val="ru-RU"/>
        </w:rPr>
        <w:tab/>
      </w:r>
      <w:r w:rsidR="00C36071" w:rsidRPr="006E2689">
        <w:rPr>
          <w:lang w:val="ru-RU"/>
        </w:rPr>
        <w:t>С. А. Черный, Ускорительный комплекс ИФВЭ, ЭЧАЯ 1991, том 22, выпуск 5.</w:t>
      </w:r>
    </w:p>
    <w:p w14:paraId="73D7CF23" w14:textId="01FF5D57" w:rsidR="0087737D" w:rsidRPr="00C36071" w:rsidRDefault="00487D61" w:rsidP="00D67226">
      <w:pPr>
        <w:tabs>
          <w:tab w:val="left" w:pos="560"/>
          <w:tab w:val="left" w:pos="1121"/>
          <w:tab w:val="left" w:pos="1681"/>
          <w:tab w:val="left" w:pos="2242"/>
          <w:tab w:val="left" w:pos="2803"/>
          <w:tab w:val="left" w:pos="3363"/>
          <w:tab w:val="left" w:pos="3924"/>
          <w:tab w:val="left" w:pos="4485"/>
          <w:tab w:val="left" w:pos="5045"/>
          <w:tab w:val="left" w:pos="5606"/>
          <w:tab w:val="left" w:pos="6166"/>
          <w:tab w:val="left" w:pos="6727"/>
          <w:tab w:val="left" w:pos="7288"/>
          <w:tab w:val="left" w:pos="7848"/>
          <w:tab w:val="left" w:pos="8409"/>
          <w:tab w:val="left" w:pos="8970"/>
          <w:tab w:val="left" w:pos="9530"/>
          <w:tab w:val="left" w:pos="10091"/>
          <w:tab w:val="left" w:pos="10651"/>
          <w:tab w:val="left" w:pos="11212"/>
          <w:tab w:val="left" w:pos="11773"/>
          <w:tab w:val="left" w:pos="12333"/>
          <w:tab w:val="left" w:pos="12894"/>
          <w:tab w:val="left" w:pos="13455"/>
          <w:tab w:val="left" w:pos="14015"/>
          <w:tab w:val="left" w:pos="14576"/>
          <w:tab w:val="left" w:pos="15136"/>
          <w:tab w:val="left" w:pos="15697"/>
          <w:tab w:val="left" w:pos="16258"/>
          <w:tab w:val="left" w:pos="16818"/>
          <w:tab w:val="left" w:pos="17379"/>
          <w:tab w:val="left" w:pos="17940"/>
          <w:tab w:val="left" w:pos="18500"/>
          <w:tab w:val="left" w:pos="19061"/>
          <w:tab w:val="left" w:pos="19621"/>
          <w:tab w:val="left" w:pos="20182"/>
          <w:tab w:val="left" w:pos="20743"/>
          <w:tab w:val="left" w:pos="21303"/>
          <w:tab w:val="left" w:pos="21864"/>
          <w:tab w:val="left" w:pos="22425"/>
          <w:tab w:val="left" w:pos="22985"/>
          <w:tab w:val="left" w:pos="23546"/>
          <w:tab w:val="left" w:pos="24106"/>
          <w:tab w:val="left" w:pos="24667"/>
          <w:tab w:val="left" w:pos="25228"/>
          <w:tab w:val="left" w:pos="25788"/>
          <w:tab w:val="left" w:pos="26349"/>
          <w:tab w:val="left" w:pos="26910"/>
          <w:tab w:val="left" w:pos="27470"/>
          <w:tab w:val="left" w:pos="28031"/>
          <w:tab w:val="left" w:pos="28591"/>
          <w:tab w:val="left" w:pos="29152"/>
          <w:tab w:val="left" w:pos="29713"/>
          <w:tab w:val="left" w:pos="30273"/>
          <w:tab w:val="left" w:pos="30834"/>
          <w:tab w:val="left" w:pos="31395"/>
        </w:tabs>
        <w:autoSpaceDE w:val="0"/>
        <w:autoSpaceDN w:val="0"/>
        <w:adjustRightInd w:val="0"/>
        <w:spacing w:line="360" w:lineRule="auto"/>
        <w:rPr>
          <w:rStyle w:val="ab"/>
          <w:rFonts w:cstheme="minorHAnsi"/>
          <w:color w:val="000000"/>
          <w:u w:val="none"/>
          <w:lang w:val="en-US"/>
        </w:rPr>
      </w:pPr>
      <w:r>
        <w:rPr>
          <w:rFonts w:cstheme="minorHAnsi"/>
          <w:color w:val="000000"/>
          <w:lang w:val="en-US"/>
        </w:rPr>
        <w:t>1</w:t>
      </w:r>
      <w:r w:rsidR="00D72858">
        <w:rPr>
          <w:rFonts w:cstheme="minorHAnsi"/>
          <w:color w:val="000000"/>
          <w:lang w:val="en-US"/>
        </w:rPr>
        <w:t>0</w:t>
      </w:r>
      <w:r w:rsidR="002322BA">
        <w:rPr>
          <w:rFonts w:cstheme="minorHAnsi"/>
          <w:color w:val="000000"/>
          <w:lang w:val="en-US"/>
        </w:rPr>
        <w:t xml:space="preserve">. </w:t>
      </w:r>
      <w:r w:rsidR="002322BA" w:rsidRPr="00E404E5">
        <w:rPr>
          <w:rFonts w:cstheme="minorHAnsi"/>
          <w:color w:val="000000"/>
          <w:lang w:val="en-US"/>
        </w:rPr>
        <w:tab/>
      </w:r>
      <w:r w:rsidR="00C840E2" w:rsidRPr="00E404E5">
        <w:rPr>
          <w:rFonts w:cstheme="minorHAnsi"/>
          <w:color w:val="000000"/>
          <w:lang w:val="en-US"/>
        </w:rPr>
        <w:t xml:space="preserve">V. Lebedev, OptiM code, Private communication </w:t>
      </w:r>
      <w:hyperlink r:id="rId11" w:history="1">
        <w:r w:rsidR="0087737D" w:rsidRPr="00CB7994">
          <w:rPr>
            <w:rStyle w:val="ab"/>
            <w:rFonts w:cstheme="minorHAnsi"/>
            <w:lang w:val="en-US"/>
          </w:rPr>
          <w:t>url:www-bdnew.fnal.gov/pbar/organizationalchart/lebedev/OptiM/optim.htm</w:t>
        </w:r>
      </w:hyperlink>
    </w:p>
    <w:p w14:paraId="39325B84" w14:textId="77777777" w:rsidR="00D67226" w:rsidRPr="001934EB" w:rsidRDefault="00D67226" w:rsidP="00D67226">
      <w:pPr>
        <w:rPr>
          <w:rStyle w:val="ab"/>
          <w:rFonts w:cstheme="minorHAnsi"/>
          <w:color w:val="000000" w:themeColor="text1"/>
          <w:u w:val="none"/>
          <w:lang w:val="en-US"/>
        </w:rPr>
      </w:pPr>
      <w:r w:rsidRPr="001934EB">
        <w:rPr>
          <w:rStyle w:val="ab"/>
          <w:rFonts w:cstheme="minorHAnsi"/>
          <w:color w:val="000000" w:themeColor="text1"/>
          <w:u w:val="none"/>
          <w:lang w:val="en-US"/>
        </w:rPr>
        <w:br w:type="page"/>
      </w:r>
    </w:p>
    <w:p w14:paraId="5BED9CB6" w14:textId="77777777" w:rsidR="0090496C" w:rsidRPr="007B4082" w:rsidRDefault="0090496C" w:rsidP="0090496C">
      <w:pPr>
        <w:pStyle w:val="Heading"/>
        <w:suppressAutoHyphens/>
        <w:spacing w:line="276" w:lineRule="auto"/>
        <w:rPr>
          <w:rFonts w:asciiTheme="majorBidi" w:hAnsiTheme="majorBidi" w:cstheme="majorBidi"/>
          <w:caps w:val="0"/>
          <w:sz w:val="24"/>
          <w:szCs w:val="24"/>
        </w:rPr>
      </w:pPr>
      <w:r w:rsidRPr="0090496C">
        <w:rPr>
          <w:rFonts w:asciiTheme="majorBidi" w:hAnsiTheme="majorBidi" w:cstheme="majorBidi"/>
          <w:caps w:val="0"/>
          <w:sz w:val="24"/>
          <w:szCs w:val="24"/>
        </w:rPr>
        <w:lastRenderedPageBreak/>
        <w:t>ТАБЛИЦЫ</w:t>
      </w:r>
    </w:p>
    <w:p w14:paraId="45A1D014" w14:textId="77777777" w:rsidR="000315B4" w:rsidRDefault="00161C7B" w:rsidP="00D43531">
      <w:pPr>
        <w:tabs>
          <w:tab w:val="left" w:pos="560"/>
          <w:tab w:val="left" w:pos="1121"/>
          <w:tab w:val="left" w:pos="1681"/>
          <w:tab w:val="left" w:pos="2242"/>
          <w:tab w:val="left" w:pos="2803"/>
          <w:tab w:val="left" w:pos="3363"/>
          <w:tab w:val="left" w:pos="3924"/>
          <w:tab w:val="left" w:pos="4485"/>
          <w:tab w:val="left" w:pos="5045"/>
          <w:tab w:val="left" w:pos="5606"/>
          <w:tab w:val="left" w:pos="6166"/>
          <w:tab w:val="left" w:pos="6727"/>
          <w:tab w:val="left" w:pos="7288"/>
          <w:tab w:val="left" w:pos="7848"/>
          <w:tab w:val="left" w:pos="8409"/>
          <w:tab w:val="left" w:pos="8970"/>
          <w:tab w:val="left" w:pos="9530"/>
          <w:tab w:val="left" w:pos="10091"/>
          <w:tab w:val="left" w:pos="10651"/>
          <w:tab w:val="left" w:pos="11212"/>
          <w:tab w:val="left" w:pos="11773"/>
          <w:tab w:val="left" w:pos="12333"/>
          <w:tab w:val="left" w:pos="12894"/>
          <w:tab w:val="left" w:pos="13455"/>
          <w:tab w:val="left" w:pos="14015"/>
          <w:tab w:val="left" w:pos="14576"/>
          <w:tab w:val="left" w:pos="15136"/>
          <w:tab w:val="left" w:pos="15697"/>
          <w:tab w:val="left" w:pos="16258"/>
          <w:tab w:val="left" w:pos="16818"/>
          <w:tab w:val="left" w:pos="17379"/>
          <w:tab w:val="left" w:pos="17940"/>
          <w:tab w:val="left" w:pos="18500"/>
          <w:tab w:val="left" w:pos="19061"/>
          <w:tab w:val="left" w:pos="19621"/>
          <w:tab w:val="left" w:pos="20182"/>
          <w:tab w:val="left" w:pos="20743"/>
          <w:tab w:val="left" w:pos="21303"/>
          <w:tab w:val="left" w:pos="21864"/>
          <w:tab w:val="left" w:pos="22425"/>
          <w:tab w:val="left" w:pos="22985"/>
          <w:tab w:val="left" w:pos="23546"/>
          <w:tab w:val="left" w:pos="24106"/>
          <w:tab w:val="left" w:pos="24667"/>
          <w:tab w:val="left" w:pos="25228"/>
          <w:tab w:val="left" w:pos="25788"/>
          <w:tab w:val="left" w:pos="26349"/>
          <w:tab w:val="left" w:pos="26910"/>
          <w:tab w:val="left" w:pos="27470"/>
          <w:tab w:val="left" w:pos="28031"/>
          <w:tab w:val="left" w:pos="28591"/>
          <w:tab w:val="left" w:pos="29152"/>
          <w:tab w:val="left" w:pos="29713"/>
          <w:tab w:val="left" w:pos="30273"/>
          <w:tab w:val="left" w:pos="30834"/>
          <w:tab w:val="left" w:pos="31395"/>
        </w:tabs>
        <w:autoSpaceDE w:val="0"/>
        <w:autoSpaceDN w:val="0"/>
        <w:adjustRightInd w:val="0"/>
        <w:spacing w:line="360" w:lineRule="auto"/>
        <w:rPr>
          <w:rStyle w:val="ab"/>
          <w:rFonts w:cstheme="minorHAnsi"/>
          <w:color w:val="000000" w:themeColor="text1"/>
          <w:u w:val="none"/>
          <w:lang w:val="ru-RU"/>
        </w:rPr>
      </w:pPr>
      <w:r w:rsidRPr="00161C7B">
        <w:rPr>
          <w:rStyle w:val="ab"/>
          <w:rFonts w:cstheme="minorHAnsi"/>
          <w:b/>
          <w:bCs/>
          <w:color w:val="000000" w:themeColor="text1"/>
          <w:u w:val="none"/>
          <w:lang w:val="ru-RU"/>
        </w:rPr>
        <w:t>Таблица 1</w:t>
      </w:r>
      <w:r>
        <w:rPr>
          <w:rStyle w:val="ab"/>
          <w:rFonts w:cstheme="minorHAnsi"/>
          <w:color w:val="000000" w:themeColor="text1"/>
          <w:u w:val="none"/>
          <w:lang w:val="ru-RU"/>
        </w:rPr>
        <w:t xml:space="preserve">. </w:t>
      </w:r>
      <w:r w:rsidR="002F60DB" w:rsidRPr="002F60DB">
        <w:rPr>
          <w:rStyle w:val="ab"/>
          <w:rFonts w:cstheme="minorHAnsi"/>
          <w:color w:val="000000" w:themeColor="text1"/>
          <w:u w:val="none"/>
          <w:lang w:val="ru-RU"/>
        </w:rPr>
        <w:t>Основные параметры кольца и ВЧ для У-70</w:t>
      </w:r>
    </w:p>
    <w:tbl>
      <w:tblPr>
        <w:tblStyle w:val="ad"/>
        <w:tblpPr w:leftFromText="180" w:rightFromText="180" w:vertAnchor="text" w:horzAnchor="margin" w:tblpXSpec="center" w:tblpY="25"/>
        <w:tblW w:w="0" w:type="auto"/>
        <w:tblLook w:val="04A0" w:firstRow="1" w:lastRow="0" w:firstColumn="1" w:lastColumn="0" w:noHBand="0" w:noVBand="1"/>
      </w:tblPr>
      <w:tblGrid>
        <w:gridCol w:w="4853"/>
        <w:gridCol w:w="1689"/>
      </w:tblGrid>
      <w:tr w:rsidR="00D0452C" w14:paraId="6601DA89" w14:textId="77777777" w:rsidTr="00492EE5">
        <w:trPr>
          <w:trHeight w:val="350"/>
        </w:trPr>
        <w:tc>
          <w:tcPr>
            <w:tcW w:w="4853" w:type="dxa"/>
          </w:tcPr>
          <w:p w14:paraId="6BB8608F" w14:textId="77777777" w:rsidR="00D0452C" w:rsidRPr="002F60DB" w:rsidRDefault="00D0452C" w:rsidP="00D0452C">
            <w:pPr>
              <w:spacing w:line="276" w:lineRule="auto"/>
              <w:jc w:val="both"/>
              <w:rPr>
                <w:rFonts w:eastAsiaTheme="minorEastAsia"/>
                <w:lang w:val="ru-RU"/>
              </w:rPr>
            </w:pPr>
            <w:r w:rsidRPr="002F60DB">
              <w:rPr>
                <w:rFonts w:eastAsiaTheme="minorEastAsia"/>
                <w:lang w:val="ru-RU"/>
              </w:rPr>
              <w:t>Длина L, м</w:t>
            </w:r>
          </w:p>
        </w:tc>
        <w:tc>
          <w:tcPr>
            <w:tcW w:w="1689" w:type="dxa"/>
          </w:tcPr>
          <w:p w14:paraId="1B5D513A" w14:textId="77777777" w:rsidR="00D0452C" w:rsidRPr="00EF2C8C" w:rsidRDefault="00D0452C" w:rsidP="00D0452C">
            <w:pPr>
              <w:spacing w:line="276" w:lineRule="auto"/>
              <w:jc w:val="right"/>
              <w:rPr>
                <w:rFonts w:eastAsiaTheme="minorEastAsia"/>
                <w:lang w:val="en-US"/>
              </w:rPr>
            </w:pPr>
            <m:oMathPara>
              <m:oMathParaPr>
                <m:jc m:val="right"/>
              </m:oMathParaPr>
              <m:oMath>
                <m:r>
                  <w:rPr>
                    <w:rFonts w:ascii="Cambria Math" w:eastAsiaTheme="minorEastAsia" w:hAnsi="Cambria Math"/>
                  </w:rPr>
                  <m:t>1483.699</m:t>
                </m:r>
              </m:oMath>
            </m:oMathPara>
          </w:p>
        </w:tc>
      </w:tr>
      <w:tr w:rsidR="00D0452C" w14:paraId="12154BBF" w14:textId="77777777" w:rsidTr="00492EE5">
        <w:trPr>
          <w:trHeight w:val="350"/>
        </w:trPr>
        <w:tc>
          <w:tcPr>
            <w:tcW w:w="4853" w:type="dxa"/>
          </w:tcPr>
          <w:p w14:paraId="7029AA02" w14:textId="77777777" w:rsidR="00D0452C" w:rsidRPr="002F60DB" w:rsidRDefault="00D0452C" w:rsidP="00D0452C">
            <w:pPr>
              <w:spacing w:line="276" w:lineRule="auto"/>
              <w:jc w:val="both"/>
              <w:rPr>
                <w:rFonts w:eastAsiaTheme="minorEastAsia"/>
                <w:lang w:val="ru-RU"/>
              </w:rPr>
            </w:pPr>
            <w:r w:rsidRPr="002F60DB">
              <w:rPr>
                <w:rFonts w:eastAsiaTheme="minorEastAsia"/>
                <w:lang w:val="ru-RU"/>
              </w:rPr>
              <w:t xml:space="preserve">Коэффициент расширения орбиты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ru-RU"/>
                    </w:rPr>
                    <m:t>α</m:t>
                  </m:r>
                </m:e>
                <m:sub>
                  <m:r>
                    <w:rPr>
                      <w:rFonts w:ascii="Cambria Math" w:hAnsi="Cambria Math"/>
                      <w:lang w:val="ru-RU"/>
                    </w:rPr>
                    <m:t>0</m:t>
                  </m:r>
                </m:sub>
              </m:sSub>
            </m:oMath>
          </w:p>
        </w:tc>
        <w:tc>
          <w:tcPr>
            <w:tcW w:w="1689" w:type="dxa"/>
          </w:tcPr>
          <w:p w14:paraId="096C12AE" w14:textId="77777777" w:rsidR="00D0452C" w:rsidRPr="00EF2C8C" w:rsidRDefault="00D0452C" w:rsidP="00D0452C">
            <w:pPr>
              <w:spacing w:line="276" w:lineRule="auto"/>
              <w:jc w:val="right"/>
              <w:rPr>
                <w:rFonts w:eastAsiaTheme="minorEastAsia"/>
              </w:rPr>
            </w:pPr>
            <m:oMathPara>
              <m:oMathParaPr>
                <m:jc m:val="right"/>
              </m:oMathParaPr>
              <m:oMath>
                <m:r>
                  <w:rPr>
                    <w:rFonts w:ascii="Cambria Math" w:eastAsiaTheme="minorEastAsia" w:hAnsi="Cambria Math"/>
                  </w:rPr>
                  <m:t>0.011120</m:t>
                </m:r>
              </m:oMath>
            </m:oMathPara>
          </w:p>
        </w:tc>
      </w:tr>
      <w:tr w:rsidR="00D0452C" w14:paraId="3F04A1A8" w14:textId="77777777" w:rsidTr="00492EE5">
        <w:trPr>
          <w:trHeight w:val="350"/>
        </w:trPr>
        <w:tc>
          <w:tcPr>
            <w:tcW w:w="4853" w:type="dxa"/>
          </w:tcPr>
          <w:p w14:paraId="56078A25" w14:textId="77777777" w:rsidR="00D0452C" w:rsidRPr="002F60DB" w:rsidRDefault="00D0452C" w:rsidP="00D0452C">
            <w:pPr>
              <w:spacing w:line="276" w:lineRule="auto"/>
              <w:jc w:val="both"/>
              <w:rPr>
                <w:rFonts w:ascii="Calibri" w:eastAsia="Calibri" w:hAnsi="Calibri"/>
                <w:lang w:val="ru-RU"/>
              </w:rPr>
            </w:pPr>
            <w:r w:rsidRPr="002F60DB">
              <w:rPr>
                <w:rFonts w:eastAsiaTheme="minorEastAsia"/>
                <w:lang w:val="ru-RU"/>
              </w:rPr>
              <w:t xml:space="preserve">Коэффициент расширения орбиты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ru-RU"/>
                    </w:rPr>
                    <m:t>α</m:t>
                  </m:r>
                </m:e>
                <m:sub>
                  <m:r>
                    <w:rPr>
                      <w:rFonts w:ascii="Cambria Math" w:hAnsi="Cambria Math"/>
                      <w:lang w:val="ru-RU"/>
                    </w:rPr>
                    <m:t>1</m:t>
                  </m:r>
                </m:sub>
              </m:sSub>
            </m:oMath>
          </w:p>
        </w:tc>
        <w:tc>
          <w:tcPr>
            <w:tcW w:w="1689" w:type="dxa"/>
          </w:tcPr>
          <w:p w14:paraId="7A4B8A46" w14:textId="77777777" w:rsidR="00D0452C" w:rsidRPr="00EF2C8C" w:rsidRDefault="00D0452C" w:rsidP="00D0452C">
            <w:pPr>
              <w:spacing w:line="276" w:lineRule="auto"/>
              <w:jc w:val="right"/>
              <w:rPr>
                <w:rFonts w:eastAsiaTheme="minorEastAsia"/>
                <w:lang w:val="en-US"/>
              </w:rPr>
            </w:pPr>
            <m:oMathPara>
              <m:oMathParaPr>
                <m:jc m:val="right"/>
              </m:oMathParaPr>
              <m:oMath>
                <m:r>
                  <w:rPr>
                    <w:rFonts w:ascii="Cambria Math" w:eastAsiaTheme="minorEastAsia" w:hAnsi="Cambria Math"/>
                    <w:lang w:val="en-US"/>
                  </w:rPr>
                  <m:t>0.01</m:t>
                </m:r>
              </m:oMath>
            </m:oMathPara>
          </w:p>
        </w:tc>
      </w:tr>
      <w:tr w:rsidR="00D0452C" w14:paraId="0E1A3306" w14:textId="77777777" w:rsidTr="00492EE5">
        <w:trPr>
          <w:trHeight w:val="329"/>
        </w:trPr>
        <w:tc>
          <w:tcPr>
            <w:tcW w:w="4853" w:type="dxa"/>
          </w:tcPr>
          <w:p w14:paraId="2FBA782F" w14:textId="77777777" w:rsidR="00D0452C" w:rsidRPr="002F60DB" w:rsidRDefault="00D0452C" w:rsidP="00D0452C">
            <w:pPr>
              <w:spacing w:line="276" w:lineRule="auto"/>
              <w:jc w:val="both"/>
              <w:rPr>
                <w:rFonts w:eastAsiaTheme="minorEastAsia"/>
                <w:lang w:val="ru-RU"/>
              </w:rPr>
            </w:pPr>
            <w:r w:rsidRPr="002F60DB">
              <w:rPr>
                <w:rFonts w:eastAsiaTheme="minorEastAsia"/>
                <w:lang w:val="ru-RU"/>
              </w:rPr>
              <w:t xml:space="preserve">Критическая </w:t>
            </w:r>
            <w:r w:rsidR="00A63181" w:rsidRPr="002F60DB">
              <w:rPr>
                <w:rFonts w:eastAsiaTheme="minorEastAsia"/>
                <w:lang w:val="ru-RU"/>
              </w:rPr>
              <w:t>энергия</w:t>
            </w:r>
            <w:r w:rsidR="00A63181">
              <w:rPr>
                <w:rFonts w:eastAsiaTheme="minorEastAsia"/>
                <w:lang w:val="ru-RU"/>
              </w:rPr>
              <w:t>,</w:t>
            </w:r>
            <w:r w:rsidRPr="002F60DB">
              <w:rPr>
                <w:rFonts w:eastAsiaTheme="minorEastAsia"/>
                <w:lang w:val="ru-RU"/>
              </w:rPr>
              <w:t xml:space="preserve"> ГэВ</w:t>
            </w:r>
          </w:p>
        </w:tc>
        <w:tc>
          <w:tcPr>
            <w:tcW w:w="1689" w:type="dxa"/>
          </w:tcPr>
          <w:p w14:paraId="1FA167DC" w14:textId="77777777" w:rsidR="00D0452C" w:rsidRPr="005A0B40" w:rsidRDefault="00D0452C" w:rsidP="00D0452C">
            <w:pPr>
              <w:spacing w:line="276" w:lineRule="auto"/>
              <w:jc w:val="right"/>
              <w:rPr>
                <w:rFonts w:eastAsiaTheme="minorEastAsia"/>
                <w:iCs/>
                <w:lang w:val="en-US"/>
              </w:rPr>
            </w:pPr>
            <m:oMathPara>
              <m:oMathParaPr>
                <m:jc m:val="right"/>
              </m:oMathParaPr>
              <m:oMath>
                <m:r>
                  <w:rPr>
                    <w:rFonts w:ascii="Cambria Math" w:eastAsiaTheme="minorEastAsia" w:hAnsi="Cambria Math"/>
                    <w:lang w:val="en-US"/>
                  </w:rPr>
                  <m:t>7.957</m:t>
                </m:r>
              </m:oMath>
            </m:oMathPara>
          </w:p>
        </w:tc>
      </w:tr>
      <w:tr w:rsidR="00D0452C" w14:paraId="2821090D" w14:textId="77777777" w:rsidTr="00492EE5">
        <w:trPr>
          <w:trHeight w:val="350"/>
        </w:trPr>
        <w:tc>
          <w:tcPr>
            <w:tcW w:w="4853" w:type="dxa"/>
          </w:tcPr>
          <w:p w14:paraId="1E242754" w14:textId="77777777" w:rsidR="00D0452C" w:rsidRPr="002F60DB" w:rsidRDefault="00D0452C" w:rsidP="00D0452C">
            <w:pPr>
              <w:spacing w:line="276" w:lineRule="auto"/>
              <w:jc w:val="both"/>
              <w:rPr>
                <w:rFonts w:eastAsiaTheme="minorEastAsia"/>
                <w:lang w:val="ru-RU"/>
              </w:rPr>
            </w:pPr>
            <w:r w:rsidRPr="002F60DB">
              <w:rPr>
                <w:rFonts w:eastAsiaTheme="minorEastAsia"/>
                <w:lang w:val="ru-RU"/>
              </w:rPr>
              <w:t xml:space="preserve">Лоренц-фактор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ru-RU"/>
                    </w:rPr>
                    <m:t>γ</m:t>
                  </m:r>
                </m:e>
                <m:sub>
                  <m:r>
                    <w:rPr>
                      <w:rFonts w:ascii="Cambria Math" w:hAnsi="Cambria Math"/>
                      <w:lang w:val="ru-RU"/>
                    </w:rPr>
                    <m:t>tr</m:t>
                  </m:r>
                </m:sub>
              </m:sSub>
            </m:oMath>
          </w:p>
        </w:tc>
        <w:tc>
          <w:tcPr>
            <w:tcW w:w="1689" w:type="dxa"/>
          </w:tcPr>
          <w:p w14:paraId="6C057331" w14:textId="77777777" w:rsidR="00D0452C" w:rsidRPr="005A0B40" w:rsidRDefault="00D0452C" w:rsidP="00D0452C">
            <w:pPr>
              <w:spacing w:line="276" w:lineRule="auto"/>
              <w:jc w:val="right"/>
              <w:rPr>
                <w:rFonts w:eastAsiaTheme="minorEastAsia"/>
                <w:iCs/>
                <w:lang w:val="en-US"/>
              </w:rPr>
            </w:pPr>
            <m:oMathPara>
              <m:oMathParaPr>
                <m:jc m:val="right"/>
              </m:oMathParaPr>
              <m:oMath>
                <m:r>
                  <w:rPr>
                    <w:rFonts w:ascii="Cambria Math" w:eastAsiaTheme="minorEastAsia" w:hAnsi="Cambria Math"/>
                  </w:rPr>
                  <m:t>7.48</m:t>
                </m:r>
              </m:oMath>
            </m:oMathPara>
          </w:p>
        </w:tc>
      </w:tr>
      <w:tr w:rsidR="00D0452C" w14:paraId="2F13A6FE" w14:textId="77777777" w:rsidTr="00492EE5">
        <w:trPr>
          <w:trHeight w:val="350"/>
        </w:trPr>
        <w:tc>
          <w:tcPr>
            <w:tcW w:w="4853" w:type="dxa"/>
          </w:tcPr>
          <w:p w14:paraId="16650115" w14:textId="77777777" w:rsidR="00D0452C" w:rsidRPr="002F60DB" w:rsidRDefault="00D0452C" w:rsidP="00D0452C">
            <w:pPr>
              <w:spacing w:line="276" w:lineRule="auto"/>
              <w:jc w:val="both"/>
              <w:rPr>
                <w:rFonts w:eastAsiaTheme="minorEastAsia"/>
                <w:lang w:val="ru-RU"/>
              </w:rPr>
            </w:pPr>
            <w:r w:rsidRPr="002F60DB">
              <w:rPr>
                <w:rFonts w:eastAsiaTheme="minorEastAsia"/>
                <w:lang w:val="ru-RU"/>
              </w:rPr>
              <w:t>Максимальная интенсивность</w:t>
            </w:r>
            <w:r w:rsidR="00492EE5" w:rsidRPr="00492EE5">
              <w:rPr>
                <w:rFonts w:eastAsiaTheme="minorEastAsia"/>
                <w:lang w:val="ru-RU"/>
              </w:rPr>
              <w:t xml:space="preserve"> </w:t>
            </w:r>
            <w:r w:rsidR="00492EE5">
              <w:rPr>
                <w:rFonts w:eastAsiaTheme="minorEastAsia"/>
                <w:lang w:val="ru-RU"/>
              </w:rPr>
              <w:t>в сеансе</w:t>
            </w:r>
            <w:r w:rsidRPr="002F60DB">
              <w:rPr>
                <w:rFonts w:eastAsiaTheme="minorEastAsia"/>
                <w:lang w:val="ru-RU"/>
              </w:rPr>
              <w:t xml:space="preserve">, </w:t>
            </w:r>
            <m:oMath>
              <m:r>
                <w:rPr>
                  <w:rFonts w:ascii="Cambria Math" w:hAnsi="Cambria Math"/>
                  <w:lang w:val="ru-RU"/>
                </w:rPr>
                <m:t>ppp</m:t>
              </m:r>
            </m:oMath>
          </w:p>
        </w:tc>
        <w:tc>
          <w:tcPr>
            <w:tcW w:w="1689" w:type="dxa"/>
          </w:tcPr>
          <w:p w14:paraId="3BE72F70" w14:textId="77777777" w:rsidR="00D0452C" w:rsidRPr="004E616D" w:rsidRDefault="00D0452C" w:rsidP="00D0452C">
            <w:pPr>
              <w:spacing w:line="276" w:lineRule="auto"/>
              <w:jc w:val="right"/>
              <w:rPr>
                <w:rFonts w:eastAsiaTheme="minorEastAsia"/>
                <w:i/>
                <w:lang w:val="en-US"/>
              </w:rPr>
            </w:pPr>
            <m:oMathPara>
              <m:oMathParaPr>
                <m:jc m:val="right"/>
              </m:oMathParaPr>
              <m:oMath>
                <m:r>
                  <w:rPr>
                    <w:rFonts w:ascii="Cambria Math" w:hAnsi="Cambria Math"/>
                  </w:rPr>
                  <m:t>4×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12</m:t>
                    </m:r>
                  </m:sup>
                </m:sSup>
              </m:oMath>
            </m:oMathPara>
          </w:p>
        </w:tc>
      </w:tr>
      <w:tr w:rsidR="00D0452C" w14:paraId="19D177E7" w14:textId="77777777" w:rsidTr="00492EE5">
        <w:trPr>
          <w:trHeight w:val="350"/>
        </w:trPr>
        <w:tc>
          <w:tcPr>
            <w:tcW w:w="4853" w:type="dxa"/>
          </w:tcPr>
          <w:p w14:paraId="1FFA26CE" w14:textId="77777777" w:rsidR="00D0452C" w:rsidRPr="002F60DB" w:rsidRDefault="00D0452C" w:rsidP="00D0452C">
            <w:pPr>
              <w:spacing w:line="276" w:lineRule="auto"/>
              <w:jc w:val="both"/>
              <w:rPr>
                <w:rFonts w:eastAsiaTheme="minorEastAsia"/>
                <w:lang w:val="ru-RU"/>
              </w:rPr>
            </w:pPr>
            <w:r w:rsidRPr="002F60DB">
              <w:rPr>
                <w:rFonts w:eastAsiaTheme="minorEastAsia"/>
                <w:lang w:val="ru-RU"/>
              </w:rPr>
              <w:t xml:space="preserve">Ускоряющая фаза </w:t>
            </w:r>
            <m:oMath>
              <m:func>
                <m:funcPr>
                  <m:ctrlPr>
                    <w:rPr>
                      <w:rFonts w:ascii="Cambria Math" w:hAnsi="Cambria Math"/>
                      <w:lang w:val="ru-RU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sin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ru-RU"/>
                        </w:rPr>
                        <m:t>(ϕ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ru-RU"/>
                        </w:rPr>
                        <m:t>s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lang w:val="ru-RU"/>
                    </w:rPr>
                    <m:t>)</m:t>
                  </m:r>
                </m:e>
              </m:func>
            </m:oMath>
          </w:p>
        </w:tc>
        <w:tc>
          <w:tcPr>
            <w:tcW w:w="1689" w:type="dxa"/>
          </w:tcPr>
          <w:p w14:paraId="5AAF8014" w14:textId="77777777" w:rsidR="00D0452C" w:rsidRPr="00EF2C8C" w:rsidRDefault="00D0452C" w:rsidP="00D0452C">
            <w:pPr>
              <w:spacing w:line="276" w:lineRule="auto"/>
              <w:jc w:val="right"/>
              <w:rPr>
                <w:rFonts w:eastAsiaTheme="minorEastAsia"/>
                <w:lang w:val="en-US"/>
              </w:rPr>
            </w:pPr>
            <m:oMathPara>
              <m:oMathParaPr>
                <m:jc m:val="right"/>
              </m:oMathParaPr>
              <m:oMath>
                <m:r>
                  <w:rPr>
                    <w:rFonts w:ascii="Cambria Math" w:eastAsiaTheme="minorEastAsia" w:hAnsi="Cambria Math"/>
                    <w:lang w:val="en-US"/>
                  </w:rPr>
                  <m:t>1/2</m:t>
                </m:r>
              </m:oMath>
            </m:oMathPara>
          </w:p>
        </w:tc>
      </w:tr>
      <w:tr w:rsidR="00D0452C" w14:paraId="65A6D476" w14:textId="77777777" w:rsidTr="00492EE5">
        <w:trPr>
          <w:trHeight w:val="329"/>
        </w:trPr>
        <w:tc>
          <w:tcPr>
            <w:tcW w:w="4853" w:type="dxa"/>
          </w:tcPr>
          <w:p w14:paraId="13F19D55" w14:textId="77777777" w:rsidR="00D0452C" w:rsidRPr="002F60DB" w:rsidRDefault="00D0452C" w:rsidP="00D0452C">
            <w:pPr>
              <w:spacing w:line="276" w:lineRule="auto"/>
              <w:jc w:val="both"/>
              <w:rPr>
                <w:rFonts w:eastAsiaTheme="minorEastAsia"/>
                <w:lang w:val="ru-RU"/>
              </w:rPr>
            </w:pPr>
            <w:r w:rsidRPr="002F60DB">
              <w:rPr>
                <w:rFonts w:eastAsiaTheme="minorEastAsia"/>
                <w:lang w:val="ru-RU"/>
              </w:rPr>
              <w:t xml:space="preserve">Время адиабатичности </w:t>
            </w:r>
            <m:oMath>
              <m:sSub>
                <m:sSubPr>
                  <m:ctrlPr>
                    <w:rPr>
                      <w:rFonts w:ascii="Cambria Math" w:hAnsi="Cambria Math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ru-RU"/>
                    </w:rPr>
                    <m:t>τ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lang w:val="ru-RU"/>
                    </w:rPr>
                    <m:t>ad</m:t>
                  </m:r>
                </m:sub>
              </m:sSub>
            </m:oMath>
            <w:r w:rsidRPr="002F60DB">
              <w:rPr>
                <w:rFonts w:eastAsiaTheme="minorEastAsia"/>
                <w:lang w:val="ru-RU"/>
              </w:rPr>
              <w:t>, мс</w:t>
            </w:r>
          </w:p>
        </w:tc>
        <w:tc>
          <w:tcPr>
            <w:tcW w:w="1689" w:type="dxa"/>
          </w:tcPr>
          <w:p w14:paraId="372D7323" w14:textId="77777777" w:rsidR="00D0452C" w:rsidRPr="00EF2C8C" w:rsidRDefault="00D0452C" w:rsidP="00D0452C">
            <w:pPr>
              <w:spacing w:line="276" w:lineRule="auto"/>
              <w:jc w:val="right"/>
              <w:rPr>
                <w:rFonts w:eastAsiaTheme="minorEastAsia"/>
                <w:lang w:val="en-US"/>
              </w:rPr>
            </w:pPr>
            <m:oMathPara>
              <m:oMathParaPr>
                <m:jc m:val="right"/>
              </m:oMathParaPr>
              <m:oMath>
                <m:r>
                  <w:rPr>
                    <w:rFonts w:ascii="Cambria Math" w:eastAsiaTheme="minorEastAsia" w:hAnsi="Cambria Math"/>
                  </w:rPr>
                  <m:t>3</m:t>
                </m:r>
                <m:r>
                  <w:rPr>
                    <w:rFonts w:ascii="Cambria Math" w:eastAsiaTheme="minorEastAsia" w:hAnsi="Cambria Math"/>
                    <w:lang w:val="en-US"/>
                  </w:rPr>
                  <m:t>.218</m:t>
                </m:r>
              </m:oMath>
            </m:oMathPara>
          </w:p>
        </w:tc>
      </w:tr>
      <w:tr w:rsidR="00D0452C" w14:paraId="33022B5E" w14:textId="77777777" w:rsidTr="00492EE5">
        <w:trPr>
          <w:trHeight w:val="329"/>
        </w:trPr>
        <w:tc>
          <w:tcPr>
            <w:tcW w:w="4853" w:type="dxa"/>
          </w:tcPr>
          <w:p w14:paraId="4C31AF66" w14:textId="77777777" w:rsidR="00D0452C" w:rsidRPr="002F60DB" w:rsidRDefault="00D0452C" w:rsidP="00D0452C">
            <w:pPr>
              <w:spacing w:line="276" w:lineRule="auto"/>
              <w:jc w:val="both"/>
              <w:rPr>
                <w:rFonts w:eastAsiaTheme="minorEastAsia"/>
                <w:lang w:val="ru-RU"/>
              </w:rPr>
            </w:pPr>
            <w:r w:rsidRPr="002F60DB">
              <w:rPr>
                <w:rFonts w:eastAsiaTheme="minorEastAsia"/>
                <w:lang w:val="ru-RU"/>
              </w:rPr>
              <w:t xml:space="preserve">Время нелинейности </w:t>
            </w:r>
            <m:oMath>
              <m:sSub>
                <m:sSubPr>
                  <m:ctrlPr>
                    <w:rPr>
                      <w:rFonts w:ascii="Cambria Math" w:hAnsi="Cambria Math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ru-RU"/>
                    </w:rPr>
                    <m:t>τ</m:t>
                  </m:r>
                </m:e>
                <m:sub>
                  <m:r>
                    <w:rPr>
                      <w:rFonts w:ascii="Cambria Math" w:hAnsi="Cambria Math"/>
                      <w:lang w:val="ru-RU"/>
                    </w:rPr>
                    <m:t>nl</m:t>
                  </m:r>
                </m:sub>
              </m:sSub>
            </m:oMath>
            <w:r w:rsidRPr="002F60DB">
              <w:rPr>
                <w:rFonts w:eastAsiaTheme="minorEastAsia"/>
                <w:lang w:val="ru-RU"/>
              </w:rPr>
              <w:t>, мс</w:t>
            </w:r>
          </w:p>
        </w:tc>
        <w:tc>
          <w:tcPr>
            <w:tcW w:w="1689" w:type="dxa"/>
          </w:tcPr>
          <w:p w14:paraId="2922B18D" w14:textId="77777777" w:rsidR="00D0452C" w:rsidRPr="00502B02" w:rsidRDefault="00492EE5" w:rsidP="00D0452C">
            <w:pPr>
              <w:spacing w:line="276" w:lineRule="auto"/>
              <w:jc w:val="right"/>
              <w:rPr>
                <w:rFonts w:eastAsiaTheme="minorEastAsia"/>
                <w:lang w:val="en-US"/>
              </w:rPr>
            </w:pPr>
            <m:oMathPara>
              <m:oMathParaPr>
                <m:jc m:val="right"/>
              </m:oMathParaPr>
              <m:oMath>
                <m:r>
                  <w:rPr>
                    <w:rFonts w:ascii="Cambria Math" w:eastAsiaTheme="minorEastAsia" w:hAnsi="Cambria Math"/>
                    <w:lang w:val="en-US"/>
                  </w:rPr>
                  <m:t>2.646</m:t>
                </m:r>
              </m:oMath>
            </m:oMathPara>
          </w:p>
        </w:tc>
      </w:tr>
      <w:tr w:rsidR="00D0452C" w14:paraId="53892667" w14:textId="77777777" w:rsidTr="00492EE5">
        <w:trPr>
          <w:trHeight w:val="329"/>
        </w:trPr>
        <w:tc>
          <w:tcPr>
            <w:tcW w:w="4853" w:type="dxa"/>
          </w:tcPr>
          <w:p w14:paraId="75467103" w14:textId="77777777" w:rsidR="00D0452C" w:rsidRPr="002F60DB" w:rsidRDefault="00D0452C" w:rsidP="00D0452C">
            <w:pPr>
              <w:spacing w:line="276" w:lineRule="auto"/>
              <w:jc w:val="both"/>
              <w:rPr>
                <w:rFonts w:ascii="Calibri" w:hAnsi="Calibri"/>
                <w:lang w:val="ru-RU"/>
              </w:rPr>
            </w:pPr>
            <w:r w:rsidRPr="002F60DB">
              <w:rPr>
                <w:rFonts w:ascii="Calibri" w:hAnsi="Calibri"/>
                <w:lang w:val="ru-RU"/>
              </w:rPr>
              <w:t>Гармоническое число</w:t>
            </w:r>
          </w:p>
        </w:tc>
        <w:tc>
          <w:tcPr>
            <w:tcW w:w="1689" w:type="dxa"/>
          </w:tcPr>
          <w:p w14:paraId="2A6A8550" w14:textId="77777777" w:rsidR="00D0452C" w:rsidRPr="00EF2C8C" w:rsidRDefault="00D0452C" w:rsidP="00D0452C">
            <w:pPr>
              <w:spacing w:line="276" w:lineRule="auto"/>
              <w:jc w:val="right"/>
              <w:rPr>
                <w:rFonts w:eastAsiaTheme="minorEastAsia"/>
              </w:rPr>
            </w:pPr>
            <m:oMathPara>
              <m:oMathParaPr>
                <m:jc m:val="right"/>
              </m:oMathParaPr>
              <m:oMath>
                <m:r>
                  <w:rPr>
                    <w:rFonts w:ascii="Cambria Math" w:eastAsiaTheme="minorEastAsia" w:hAnsi="Cambria Math"/>
                  </w:rPr>
                  <m:t>30</m:t>
                </m:r>
              </m:oMath>
            </m:oMathPara>
          </w:p>
        </w:tc>
      </w:tr>
      <w:tr w:rsidR="00D0452C" w14:paraId="1476370F" w14:textId="77777777" w:rsidTr="00492EE5">
        <w:trPr>
          <w:trHeight w:val="329"/>
        </w:trPr>
        <w:tc>
          <w:tcPr>
            <w:tcW w:w="4853" w:type="dxa"/>
          </w:tcPr>
          <w:p w14:paraId="4F931D2D" w14:textId="77777777" w:rsidR="00D0452C" w:rsidRPr="002F60DB" w:rsidRDefault="00D0452C" w:rsidP="00D0452C">
            <w:pPr>
              <w:spacing w:line="276" w:lineRule="auto"/>
              <w:jc w:val="both"/>
              <w:rPr>
                <w:rFonts w:ascii="Calibri" w:hAnsi="Calibri"/>
                <w:lang w:val="ru-RU"/>
              </w:rPr>
            </w:pPr>
            <w:r w:rsidRPr="002F60DB">
              <w:rPr>
                <w:rFonts w:ascii="Calibri" w:hAnsi="Calibri"/>
                <w:lang w:val="ru-RU"/>
              </w:rPr>
              <w:t>Амплитуда ускоряющих станций, кВ</w:t>
            </w:r>
          </w:p>
        </w:tc>
        <w:tc>
          <w:tcPr>
            <w:tcW w:w="1689" w:type="dxa"/>
          </w:tcPr>
          <w:p w14:paraId="59D3266E" w14:textId="77777777" w:rsidR="00D0452C" w:rsidRPr="00EF2C8C" w:rsidRDefault="00D0452C" w:rsidP="00D0452C">
            <w:pPr>
              <w:spacing w:line="276" w:lineRule="auto"/>
              <w:jc w:val="right"/>
              <w:rPr>
                <w:rFonts w:eastAsiaTheme="minorEastAsia"/>
              </w:rPr>
            </w:pPr>
            <m:oMathPara>
              <m:oMathParaPr>
                <m:jc m:val="right"/>
              </m:oMathParaPr>
              <m:oMath>
                <m:r>
                  <w:rPr>
                    <w:rFonts w:ascii="Cambria Math" w:eastAsiaTheme="minorEastAsia" w:hAnsi="Cambria Math"/>
                  </w:rPr>
                  <m:t>10</m:t>
                </m:r>
              </m:oMath>
            </m:oMathPara>
          </w:p>
        </w:tc>
      </w:tr>
      <w:tr w:rsidR="00D0452C" w14:paraId="76079AB6" w14:textId="77777777" w:rsidTr="00492EE5">
        <w:trPr>
          <w:trHeight w:val="329"/>
        </w:trPr>
        <w:tc>
          <w:tcPr>
            <w:tcW w:w="4853" w:type="dxa"/>
          </w:tcPr>
          <w:p w14:paraId="162AFFE9" w14:textId="77777777" w:rsidR="00D0452C" w:rsidRPr="002F60DB" w:rsidRDefault="00D0452C" w:rsidP="00D0452C">
            <w:pPr>
              <w:spacing w:line="276" w:lineRule="auto"/>
              <w:jc w:val="both"/>
              <w:rPr>
                <w:rFonts w:ascii="Calibri" w:hAnsi="Calibri"/>
                <w:lang w:val="ru-RU"/>
              </w:rPr>
            </w:pPr>
            <w:r w:rsidRPr="002F60DB">
              <w:rPr>
                <w:rFonts w:ascii="Calibri" w:hAnsi="Calibri"/>
                <w:lang w:val="ru-RU"/>
              </w:rPr>
              <w:t>Количество ускоряющих станций</w:t>
            </w:r>
          </w:p>
        </w:tc>
        <w:tc>
          <w:tcPr>
            <w:tcW w:w="1689" w:type="dxa"/>
          </w:tcPr>
          <w:p w14:paraId="0AA84FBC" w14:textId="77777777" w:rsidR="00D0452C" w:rsidRPr="00EF2C8C" w:rsidRDefault="00D0452C" w:rsidP="00D0452C">
            <w:pPr>
              <w:spacing w:line="276" w:lineRule="auto"/>
              <w:jc w:val="right"/>
              <w:rPr>
                <w:rFonts w:eastAsiaTheme="minorEastAsia"/>
              </w:rPr>
            </w:pPr>
            <m:oMathPara>
              <m:oMathParaPr>
                <m:jc m:val="right"/>
              </m:oMathParaPr>
              <m:oMath>
                <m:r>
                  <w:rPr>
                    <w:rFonts w:ascii="Cambria Math" w:eastAsiaTheme="minorEastAsia" w:hAnsi="Cambria Math"/>
                  </w:rPr>
                  <m:t>40</m:t>
                </m:r>
              </m:oMath>
            </m:oMathPara>
          </w:p>
        </w:tc>
      </w:tr>
      <w:tr w:rsidR="00D0452C" w14:paraId="2DC8FEF6" w14:textId="77777777" w:rsidTr="00492EE5">
        <w:trPr>
          <w:trHeight w:val="329"/>
        </w:trPr>
        <w:tc>
          <w:tcPr>
            <w:tcW w:w="4853" w:type="dxa"/>
          </w:tcPr>
          <w:p w14:paraId="1CC739E5" w14:textId="77777777" w:rsidR="00D0452C" w:rsidRPr="002F60DB" w:rsidRDefault="00D0452C" w:rsidP="00D0452C">
            <w:pPr>
              <w:spacing w:line="276" w:lineRule="auto"/>
              <w:jc w:val="both"/>
              <w:rPr>
                <w:rFonts w:ascii="Calibri" w:hAnsi="Calibri"/>
                <w:i/>
                <w:lang w:val="ru-RU"/>
              </w:rPr>
            </w:pPr>
            <w:r w:rsidRPr="002F60DB">
              <w:rPr>
                <w:rFonts w:ascii="Calibri" w:hAnsi="Calibri"/>
                <w:lang w:val="ru-RU"/>
              </w:rPr>
              <w:t xml:space="preserve">Темп ускорения </w:t>
            </w:r>
            <m:oMath>
              <m:acc>
                <m:accPr>
                  <m:chr m:val="̇"/>
                  <m:ctrlPr>
                    <w:rPr>
                      <w:rFonts w:ascii="Cambria Math" w:hAnsi="Cambria Math"/>
                      <w:lang w:val="ru-RU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ru-RU"/>
                    </w:rPr>
                    <m:t>γ</m:t>
                  </m:r>
                </m:e>
              </m:acc>
            </m:oMath>
            <w:r w:rsidRPr="002F60DB">
              <w:rPr>
                <w:rFonts w:ascii="Calibri" w:hAnsi="Calibri"/>
                <w:lang w:val="ru-RU"/>
              </w:rPr>
              <w:t>, 1/c</w:t>
            </w:r>
          </w:p>
        </w:tc>
        <w:tc>
          <w:tcPr>
            <w:tcW w:w="1689" w:type="dxa"/>
          </w:tcPr>
          <w:p w14:paraId="2204D0BF" w14:textId="77777777" w:rsidR="00D0452C" w:rsidRPr="00EF2C8C" w:rsidRDefault="00D0452C" w:rsidP="00D0452C">
            <w:pPr>
              <w:spacing w:line="276" w:lineRule="auto"/>
              <w:jc w:val="right"/>
              <w:rPr>
                <w:rFonts w:eastAsiaTheme="minorEastAsia"/>
                <w:lang w:val="en-US"/>
              </w:rPr>
            </w:pPr>
            <m:oMathPara>
              <m:oMathParaPr>
                <m:jc m:val="right"/>
              </m:oMathParaPr>
              <m:oMath>
                <m:r>
                  <w:rPr>
                    <w:rFonts w:ascii="Cambria Math" w:eastAsiaTheme="minorEastAsia" w:hAnsi="Cambria Math"/>
                    <w:lang w:val="en-US"/>
                  </w:rPr>
                  <m:t>42.7</m:t>
                </m:r>
              </m:oMath>
            </m:oMathPara>
          </w:p>
        </w:tc>
      </w:tr>
    </w:tbl>
    <w:p w14:paraId="12E9F976" w14:textId="77777777" w:rsidR="00D0452C" w:rsidRDefault="00D0452C" w:rsidP="00D43531">
      <w:pPr>
        <w:tabs>
          <w:tab w:val="left" w:pos="560"/>
          <w:tab w:val="left" w:pos="1121"/>
          <w:tab w:val="left" w:pos="1681"/>
          <w:tab w:val="left" w:pos="2242"/>
          <w:tab w:val="left" w:pos="2803"/>
          <w:tab w:val="left" w:pos="3363"/>
          <w:tab w:val="left" w:pos="3924"/>
          <w:tab w:val="left" w:pos="4485"/>
          <w:tab w:val="left" w:pos="5045"/>
          <w:tab w:val="left" w:pos="5606"/>
          <w:tab w:val="left" w:pos="6166"/>
          <w:tab w:val="left" w:pos="6727"/>
          <w:tab w:val="left" w:pos="7288"/>
          <w:tab w:val="left" w:pos="7848"/>
          <w:tab w:val="left" w:pos="8409"/>
          <w:tab w:val="left" w:pos="8970"/>
          <w:tab w:val="left" w:pos="9530"/>
          <w:tab w:val="left" w:pos="10091"/>
          <w:tab w:val="left" w:pos="10651"/>
          <w:tab w:val="left" w:pos="11212"/>
          <w:tab w:val="left" w:pos="11773"/>
          <w:tab w:val="left" w:pos="12333"/>
          <w:tab w:val="left" w:pos="12894"/>
          <w:tab w:val="left" w:pos="13455"/>
          <w:tab w:val="left" w:pos="14015"/>
          <w:tab w:val="left" w:pos="14576"/>
          <w:tab w:val="left" w:pos="15136"/>
          <w:tab w:val="left" w:pos="15697"/>
          <w:tab w:val="left" w:pos="16258"/>
          <w:tab w:val="left" w:pos="16818"/>
          <w:tab w:val="left" w:pos="17379"/>
          <w:tab w:val="left" w:pos="17940"/>
          <w:tab w:val="left" w:pos="18500"/>
          <w:tab w:val="left" w:pos="19061"/>
          <w:tab w:val="left" w:pos="19621"/>
          <w:tab w:val="left" w:pos="20182"/>
          <w:tab w:val="left" w:pos="20743"/>
          <w:tab w:val="left" w:pos="21303"/>
          <w:tab w:val="left" w:pos="21864"/>
          <w:tab w:val="left" w:pos="22425"/>
          <w:tab w:val="left" w:pos="22985"/>
          <w:tab w:val="left" w:pos="23546"/>
          <w:tab w:val="left" w:pos="24106"/>
          <w:tab w:val="left" w:pos="24667"/>
          <w:tab w:val="left" w:pos="25228"/>
          <w:tab w:val="left" w:pos="25788"/>
          <w:tab w:val="left" w:pos="26349"/>
          <w:tab w:val="left" w:pos="26910"/>
          <w:tab w:val="left" w:pos="27470"/>
          <w:tab w:val="left" w:pos="28031"/>
          <w:tab w:val="left" w:pos="28591"/>
          <w:tab w:val="left" w:pos="29152"/>
          <w:tab w:val="left" w:pos="29713"/>
          <w:tab w:val="left" w:pos="30273"/>
          <w:tab w:val="left" w:pos="30834"/>
          <w:tab w:val="left" w:pos="31395"/>
        </w:tabs>
        <w:autoSpaceDE w:val="0"/>
        <w:autoSpaceDN w:val="0"/>
        <w:adjustRightInd w:val="0"/>
        <w:spacing w:line="360" w:lineRule="auto"/>
        <w:rPr>
          <w:rStyle w:val="ab"/>
          <w:rFonts w:cstheme="minorHAnsi"/>
          <w:color w:val="000000" w:themeColor="text1"/>
          <w:u w:val="none"/>
          <w:lang w:val="ru-RU"/>
        </w:rPr>
      </w:pPr>
    </w:p>
    <w:p w14:paraId="3513F265" w14:textId="77777777" w:rsidR="00D0452C" w:rsidRDefault="00D0452C" w:rsidP="00D43531">
      <w:pPr>
        <w:tabs>
          <w:tab w:val="left" w:pos="560"/>
          <w:tab w:val="left" w:pos="1121"/>
          <w:tab w:val="left" w:pos="1681"/>
          <w:tab w:val="left" w:pos="2242"/>
          <w:tab w:val="left" w:pos="2803"/>
          <w:tab w:val="left" w:pos="3363"/>
          <w:tab w:val="left" w:pos="3924"/>
          <w:tab w:val="left" w:pos="4485"/>
          <w:tab w:val="left" w:pos="5045"/>
          <w:tab w:val="left" w:pos="5606"/>
          <w:tab w:val="left" w:pos="6166"/>
          <w:tab w:val="left" w:pos="6727"/>
          <w:tab w:val="left" w:pos="7288"/>
          <w:tab w:val="left" w:pos="7848"/>
          <w:tab w:val="left" w:pos="8409"/>
          <w:tab w:val="left" w:pos="8970"/>
          <w:tab w:val="left" w:pos="9530"/>
          <w:tab w:val="left" w:pos="10091"/>
          <w:tab w:val="left" w:pos="10651"/>
          <w:tab w:val="left" w:pos="11212"/>
          <w:tab w:val="left" w:pos="11773"/>
          <w:tab w:val="left" w:pos="12333"/>
          <w:tab w:val="left" w:pos="12894"/>
          <w:tab w:val="left" w:pos="13455"/>
          <w:tab w:val="left" w:pos="14015"/>
          <w:tab w:val="left" w:pos="14576"/>
          <w:tab w:val="left" w:pos="15136"/>
          <w:tab w:val="left" w:pos="15697"/>
          <w:tab w:val="left" w:pos="16258"/>
          <w:tab w:val="left" w:pos="16818"/>
          <w:tab w:val="left" w:pos="17379"/>
          <w:tab w:val="left" w:pos="17940"/>
          <w:tab w:val="left" w:pos="18500"/>
          <w:tab w:val="left" w:pos="19061"/>
          <w:tab w:val="left" w:pos="19621"/>
          <w:tab w:val="left" w:pos="20182"/>
          <w:tab w:val="left" w:pos="20743"/>
          <w:tab w:val="left" w:pos="21303"/>
          <w:tab w:val="left" w:pos="21864"/>
          <w:tab w:val="left" w:pos="22425"/>
          <w:tab w:val="left" w:pos="22985"/>
          <w:tab w:val="left" w:pos="23546"/>
          <w:tab w:val="left" w:pos="24106"/>
          <w:tab w:val="left" w:pos="24667"/>
          <w:tab w:val="left" w:pos="25228"/>
          <w:tab w:val="left" w:pos="25788"/>
          <w:tab w:val="left" w:pos="26349"/>
          <w:tab w:val="left" w:pos="26910"/>
          <w:tab w:val="left" w:pos="27470"/>
          <w:tab w:val="left" w:pos="28031"/>
          <w:tab w:val="left" w:pos="28591"/>
          <w:tab w:val="left" w:pos="29152"/>
          <w:tab w:val="left" w:pos="29713"/>
          <w:tab w:val="left" w:pos="30273"/>
          <w:tab w:val="left" w:pos="30834"/>
          <w:tab w:val="left" w:pos="31395"/>
        </w:tabs>
        <w:autoSpaceDE w:val="0"/>
        <w:autoSpaceDN w:val="0"/>
        <w:adjustRightInd w:val="0"/>
        <w:spacing w:line="360" w:lineRule="auto"/>
        <w:rPr>
          <w:rStyle w:val="ab"/>
          <w:rFonts w:cstheme="minorHAnsi"/>
          <w:color w:val="000000" w:themeColor="text1"/>
          <w:u w:val="none"/>
          <w:lang w:val="ru-RU"/>
        </w:rPr>
      </w:pPr>
    </w:p>
    <w:p w14:paraId="5946CDF4" w14:textId="77777777" w:rsidR="00D0452C" w:rsidRDefault="00D0452C" w:rsidP="00D43531">
      <w:pPr>
        <w:tabs>
          <w:tab w:val="left" w:pos="560"/>
          <w:tab w:val="left" w:pos="1121"/>
          <w:tab w:val="left" w:pos="1681"/>
          <w:tab w:val="left" w:pos="2242"/>
          <w:tab w:val="left" w:pos="2803"/>
          <w:tab w:val="left" w:pos="3363"/>
          <w:tab w:val="left" w:pos="3924"/>
          <w:tab w:val="left" w:pos="4485"/>
          <w:tab w:val="left" w:pos="5045"/>
          <w:tab w:val="left" w:pos="5606"/>
          <w:tab w:val="left" w:pos="6166"/>
          <w:tab w:val="left" w:pos="6727"/>
          <w:tab w:val="left" w:pos="7288"/>
          <w:tab w:val="left" w:pos="7848"/>
          <w:tab w:val="left" w:pos="8409"/>
          <w:tab w:val="left" w:pos="8970"/>
          <w:tab w:val="left" w:pos="9530"/>
          <w:tab w:val="left" w:pos="10091"/>
          <w:tab w:val="left" w:pos="10651"/>
          <w:tab w:val="left" w:pos="11212"/>
          <w:tab w:val="left" w:pos="11773"/>
          <w:tab w:val="left" w:pos="12333"/>
          <w:tab w:val="left" w:pos="12894"/>
          <w:tab w:val="left" w:pos="13455"/>
          <w:tab w:val="left" w:pos="14015"/>
          <w:tab w:val="left" w:pos="14576"/>
          <w:tab w:val="left" w:pos="15136"/>
          <w:tab w:val="left" w:pos="15697"/>
          <w:tab w:val="left" w:pos="16258"/>
          <w:tab w:val="left" w:pos="16818"/>
          <w:tab w:val="left" w:pos="17379"/>
          <w:tab w:val="left" w:pos="17940"/>
          <w:tab w:val="left" w:pos="18500"/>
          <w:tab w:val="left" w:pos="19061"/>
          <w:tab w:val="left" w:pos="19621"/>
          <w:tab w:val="left" w:pos="20182"/>
          <w:tab w:val="left" w:pos="20743"/>
          <w:tab w:val="left" w:pos="21303"/>
          <w:tab w:val="left" w:pos="21864"/>
          <w:tab w:val="left" w:pos="22425"/>
          <w:tab w:val="left" w:pos="22985"/>
          <w:tab w:val="left" w:pos="23546"/>
          <w:tab w:val="left" w:pos="24106"/>
          <w:tab w:val="left" w:pos="24667"/>
          <w:tab w:val="left" w:pos="25228"/>
          <w:tab w:val="left" w:pos="25788"/>
          <w:tab w:val="left" w:pos="26349"/>
          <w:tab w:val="left" w:pos="26910"/>
          <w:tab w:val="left" w:pos="27470"/>
          <w:tab w:val="left" w:pos="28031"/>
          <w:tab w:val="left" w:pos="28591"/>
          <w:tab w:val="left" w:pos="29152"/>
          <w:tab w:val="left" w:pos="29713"/>
          <w:tab w:val="left" w:pos="30273"/>
          <w:tab w:val="left" w:pos="30834"/>
          <w:tab w:val="left" w:pos="31395"/>
        </w:tabs>
        <w:autoSpaceDE w:val="0"/>
        <w:autoSpaceDN w:val="0"/>
        <w:adjustRightInd w:val="0"/>
        <w:spacing w:line="360" w:lineRule="auto"/>
        <w:rPr>
          <w:rStyle w:val="ab"/>
          <w:rFonts w:cstheme="minorHAnsi"/>
          <w:color w:val="000000" w:themeColor="text1"/>
          <w:u w:val="none"/>
          <w:lang w:val="ru-RU"/>
        </w:rPr>
      </w:pPr>
    </w:p>
    <w:p w14:paraId="0C57EB80" w14:textId="77777777" w:rsidR="00D0452C" w:rsidRDefault="00D0452C" w:rsidP="00D43531">
      <w:pPr>
        <w:tabs>
          <w:tab w:val="left" w:pos="560"/>
          <w:tab w:val="left" w:pos="1121"/>
          <w:tab w:val="left" w:pos="1681"/>
          <w:tab w:val="left" w:pos="2242"/>
          <w:tab w:val="left" w:pos="2803"/>
          <w:tab w:val="left" w:pos="3363"/>
          <w:tab w:val="left" w:pos="3924"/>
          <w:tab w:val="left" w:pos="4485"/>
          <w:tab w:val="left" w:pos="5045"/>
          <w:tab w:val="left" w:pos="5606"/>
          <w:tab w:val="left" w:pos="6166"/>
          <w:tab w:val="left" w:pos="6727"/>
          <w:tab w:val="left" w:pos="7288"/>
          <w:tab w:val="left" w:pos="7848"/>
          <w:tab w:val="left" w:pos="8409"/>
          <w:tab w:val="left" w:pos="8970"/>
          <w:tab w:val="left" w:pos="9530"/>
          <w:tab w:val="left" w:pos="10091"/>
          <w:tab w:val="left" w:pos="10651"/>
          <w:tab w:val="left" w:pos="11212"/>
          <w:tab w:val="left" w:pos="11773"/>
          <w:tab w:val="left" w:pos="12333"/>
          <w:tab w:val="left" w:pos="12894"/>
          <w:tab w:val="left" w:pos="13455"/>
          <w:tab w:val="left" w:pos="14015"/>
          <w:tab w:val="left" w:pos="14576"/>
          <w:tab w:val="left" w:pos="15136"/>
          <w:tab w:val="left" w:pos="15697"/>
          <w:tab w:val="left" w:pos="16258"/>
          <w:tab w:val="left" w:pos="16818"/>
          <w:tab w:val="left" w:pos="17379"/>
          <w:tab w:val="left" w:pos="17940"/>
          <w:tab w:val="left" w:pos="18500"/>
          <w:tab w:val="left" w:pos="19061"/>
          <w:tab w:val="left" w:pos="19621"/>
          <w:tab w:val="left" w:pos="20182"/>
          <w:tab w:val="left" w:pos="20743"/>
          <w:tab w:val="left" w:pos="21303"/>
          <w:tab w:val="left" w:pos="21864"/>
          <w:tab w:val="left" w:pos="22425"/>
          <w:tab w:val="left" w:pos="22985"/>
          <w:tab w:val="left" w:pos="23546"/>
          <w:tab w:val="left" w:pos="24106"/>
          <w:tab w:val="left" w:pos="24667"/>
          <w:tab w:val="left" w:pos="25228"/>
          <w:tab w:val="left" w:pos="25788"/>
          <w:tab w:val="left" w:pos="26349"/>
          <w:tab w:val="left" w:pos="26910"/>
          <w:tab w:val="left" w:pos="27470"/>
          <w:tab w:val="left" w:pos="28031"/>
          <w:tab w:val="left" w:pos="28591"/>
          <w:tab w:val="left" w:pos="29152"/>
          <w:tab w:val="left" w:pos="29713"/>
          <w:tab w:val="left" w:pos="30273"/>
          <w:tab w:val="left" w:pos="30834"/>
          <w:tab w:val="left" w:pos="31395"/>
        </w:tabs>
        <w:autoSpaceDE w:val="0"/>
        <w:autoSpaceDN w:val="0"/>
        <w:adjustRightInd w:val="0"/>
        <w:spacing w:line="360" w:lineRule="auto"/>
        <w:rPr>
          <w:rStyle w:val="ab"/>
          <w:rFonts w:cstheme="minorHAnsi"/>
          <w:color w:val="000000" w:themeColor="text1"/>
          <w:u w:val="none"/>
          <w:lang w:val="ru-RU"/>
        </w:rPr>
      </w:pPr>
    </w:p>
    <w:p w14:paraId="23F24985" w14:textId="77777777" w:rsidR="00D0452C" w:rsidRDefault="00D0452C" w:rsidP="00D43531">
      <w:pPr>
        <w:tabs>
          <w:tab w:val="left" w:pos="560"/>
          <w:tab w:val="left" w:pos="1121"/>
          <w:tab w:val="left" w:pos="1681"/>
          <w:tab w:val="left" w:pos="2242"/>
          <w:tab w:val="left" w:pos="2803"/>
          <w:tab w:val="left" w:pos="3363"/>
          <w:tab w:val="left" w:pos="3924"/>
          <w:tab w:val="left" w:pos="4485"/>
          <w:tab w:val="left" w:pos="5045"/>
          <w:tab w:val="left" w:pos="5606"/>
          <w:tab w:val="left" w:pos="6166"/>
          <w:tab w:val="left" w:pos="6727"/>
          <w:tab w:val="left" w:pos="7288"/>
          <w:tab w:val="left" w:pos="7848"/>
          <w:tab w:val="left" w:pos="8409"/>
          <w:tab w:val="left" w:pos="8970"/>
          <w:tab w:val="left" w:pos="9530"/>
          <w:tab w:val="left" w:pos="10091"/>
          <w:tab w:val="left" w:pos="10651"/>
          <w:tab w:val="left" w:pos="11212"/>
          <w:tab w:val="left" w:pos="11773"/>
          <w:tab w:val="left" w:pos="12333"/>
          <w:tab w:val="left" w:pos="12894"/>
          <w:tab w:val="left" w:pos="13455"/>
          <w:tab w:val="left" w:pos="14015"/>
          <w:tab w:val="left" w:pos="14576"/>
          <w:tab w:val="left" w:pos="15136"/>
          <w:tab w:val="left" w:pos="15697"/>
          <w:tab w:val="left" w:pos="16258"/>
          <w:tab w:val="left" w:pos="16818"/>
          <w:tab w:val="left" w:pos="17379"/>
          <w:tab w:val="left" w:pos="17940"/>
          <w:tab w:val="left" w:pos="18500"/>
          <w:tab w:val="left" w:pos="19061"/>
          <w:tab w:val="left" w:pos="19621"/>
          <w:tab w:val="left" w:pos="20182"/>
          <w:tab w:val="left" w:pos="20743"/>
          <w:tab w:val="left" w:pos="21303"/>
          <w:tab w:val="left" w:pos="21864"/>
          <w:tab w:val="left" w:pos="22425"/>
          <w:tab w:val="left" w:pos="22985"/>
          <w:tab w:val="left" w:pos="23546"/>
          <w:tab w:val="left" w:pos="24106"/>
          <w:tab w:val="left" w:pos="24667"/>
          <w:tab w:val="left" w:pos="25228"/>
          <w:tab w:val="left" w:pos="25788"/>
          <w:tab w:val="left" w:pos="26349"/>
          <w:tab w:val="left" w:pos="26910"/>
          <w:tab w:val="left" w:pos="27470"/>
          <w:tab w:val="left" w:pos="28031"/>
          <w:tab w:val="left" w:pos="28591"/>
          <w:tab w:val="left" w:pos="29152"/>
          <w:tab w:val="left" w:pos="29713"/>
          <w:tab w:val="left" w:pos="30273"/>
          <w:tab w:val="left" w:pos="30834"/>
          <w:tab w:val="left" w:pos="31395"/>
        </w:tabs>
        <w:autoSpaceDE w:val="0"/>
        <w:autoSpaceDN w:val="0"/>
        <w:adjustRightInd w:val="0"/>
        <w:spacing w:line="360" w:lineRule="auto"/>
        <w:rPr>
          <w:rStyle w:val="ab"/>
          <w:rFonts w:cstheme="minorHAnsi"/>
          <w:color w:val="000000" w:themeColor="text1"/>
          <w:u w:val="none"/>
          <w:lang w:val="ru-RU"/>
        </w:rPr>
      </w:pPr>
    </w:p>
    <w:p w14:paraId="20FB39C0" w14:textId="77777777" w:rsidR="00D0452C" w:rsidRDefault="00D0452C" w:rsidP="00D43531">
      <w:pPr>
        <w:tabs>
          <w:tab w:val="left" w:pos="560"/>
          <w:tab w:val="left" w:pos="1121"/>
          <w:tab w:val="left" w:pos="1681"/>
          <w:tab w:val="left" w:pos="2242"/>
          <w:tab w:val="left" w:pos="2803"/>
          <w:tab w:val="left" w:pos="3363"/>
          <w:tab w:val="left" w:pos="3924"/>
          <w:tab w:val="left" w:pos="4485"/>
          <w:tab w:val="left" w:pos="5045"/>
          <w:tab w:val="left" w:pos="5606"/>
          <w:tab w:val="left" w:pos="6166"/>
          <w:tab w:val="left" w:pos="6727"/>
          <w:tab w:val="left" w:pos="7288"/>
          <w:tab w:val="left" w:pos="7848"/>
          <w:tab w:val="left" w:pos="8409"/>
          <w:tab w:val="left" w:pos="8970"/>
          <w:tab w:val="left" w:pos="9530"/>
          <w:tab w:val="left" w:pos="10091"/>
          <w:tab w:val="left" w:pos="10651"/>
          <w:tab w:val="left" w:pos="11212"/>
          <w:tab w:val="left" w:pos="11773"/>
          <w:tab w:val="left" w:pos="12333"/>
          <w:tab w:val="left" w:pos="12894"/>
          <w:tab w:val="left" w:pos="13455"/>
          <w:tab w:val="left" w:pos="14015"/>
          <w:tab w:val="left" w:pos="14576"/>
          <w:tab w:val="left" w:pos="15136"/>
          <w:tab w:val="left" w:pos="15697"/>
          <w:tab w:val="left" w:pos="16258"/>
          <w:tab w:val="left" w:pos="16818"/>
          <w:tab w:val="left" w:pos="17379"/>
          <w:tab w:val="left" w:pos="17940"/>
          <w:tab w:val="left" w:pos="18500"/>
          <w:tab w:val="left" w:pos="19061"/>
          <w:tab w:val="left" w:pos="19621"/>
          <w:tab w:val="left" w:pos="20182"/>
          <w:tab w:val="left" w:pos="20743"/>
          <w:tab w:val="left" w:pos="21303"/>
          <w:tab w:val="left" w:pos="21864"/>
          <w:tab w:val="left" w:pos="22425"/>
          <w:tab w:val="left" w:pos="22985"/>
          <w:tab w:val="left" w:pos="23546"/>
          <w:tab w:val="left" w:pos="24106"/>
          <w:tab w:val="left" w:pos="24667"/>
          <w:tab w:val="left" w:pos="25228"/>
          <w:tab w:val="left" w:pos="25788"/>
          <w:tab w:val="left" w:pos="26349"/>
          <w:tab w:val="left" w:pos="26910"/>
          <w:tab w:val="left" w:pos="27470"/>
          <w:tab w:val="left" w:pos="28031"/>
          <w:tab w:val="left" w:pos="28591"/>
          <w:tab w:val="left" w:pos="29152"/>
          <w:tab w:val="left" w:pos="29713"/>
          <w:tab w:val="left" w:pos="30273"/>
          <w:tab w:val="left" w:pos="30834"/>
          <w:tab w:val="left" w:pos="31395"/>
        </w:tabs>
        <w:autoSpaceDE w:val="0"/>
        <w:autoSpaceDN w:val="0"/>
        <w:adjustRightInd w:val="0"/>
        <w:spacing w:line="360" w:lineRule="auto"/>
        <w:rPr>
          <w:rStyle w:val="ab"/>
          <w:rFonts w:cstheme="minorHAnsi"/>
          <w:color w:val="000000" w:themeColor="text1"/>
          <w:u w:val="none"/>
          <w:lang w:val="ru-RU"/>
        </w:rPr>
      </w:pPr>
    </w:p>
    <w:p w14:paraId="60E34AB2" w14:textId="77777777" w:rsidR="00D0452C" w:rsidRDefault="00D0452C" w:rsidP="00D43531">
      <w:pPr>
        <w:tabs>
          <w:tab w:val="left" w:pos="560"/>
          <w:tab w:val="left" w:pos="1121"/>
          <w:tab w:val="left" w:pos="1681"/>
          <w:tab w:val="left" w:pos="2242"/>
          <w:tab w:val="left" w:pos="2803"/>
          <w:tab w:val="left" w:pos="3363"/>
          <w:tab w:val="left" w:pos="3924"/>
          <w:tab w:val="left" w:pos="4485"/>
          <w:tab w:val="left" w:pos="5045"/>
          <w:tab w:val="left" w:pos="5606"/>
          <w:tab w:val="left" w:pos="6166"/>
          <w:tab w:val="left" w:pos="6727"/>
          <w:tab w:val="left" w:pos="7288"/>
          <w:tab w:val="left" w:pos="7848"/>
          <w:tab w:val="left" w:pos="8409"/>
          <w:tab w:val="left" w:pos="8970"/>
          <w:tab w:val="left" w:pos="9530"/>
          <w:tab w:val="left" w:pos="10091"/>
          <w:tab w:val="left" w:pos="10651"/>
          <w:tab w:val="left" w:pos="11212"/>
          <w:tab w:val="left" w:pos="11773"/>
          <w:tab w:val="left" w:pos="12333"/>
          <w:tab w:val="left" w:pos="12894"/>
          <w:tab w:val="left" w:pos="13455"/>
          <w:tab w:val="left" w:pos="14015"/>
          <w:tab w:val="left" w:pos="14576"/>
          <w:tab w:val="left" w:pos="15136"/>
          <w:tab w:val="left" w:pos="15697"/>
          <w:tab w:val="left" w:pos="16258"/>
          <w:tab w:val="left" w:pos="16818"/>
          <w:tab w:val="left" w:pos="17379"/>
          <w:tab w:val="left" w:pos="17940"/>
          <w:tab w:val="left" w:pos="18500"/>
          <w:tab w:val="left" w:pos="19061"/>
          <w:tab w:val="left" w:pos="19621"/>
          <w:tab w:val="left" w:pos="20182"/>
          <w:tab w:val="left" w:pos="20743"/>
          <w:tab w:val="left" w:pos="21303"/>
          <w:tab w:val="left" w:pos="21864"/>
          <w:tab w:val="left" w:pos="22425"/>
          <w:tab w:val="left" w:pos="22985"/>
          <w:tab w:val="left" w:pos="23546"/>
          <w:tab w:val="left" w:pos="24106"/>
          <w:tab w:val="left" w:pos="24667"/>
          <w:tab w:val="left" w:pos="25228"/>
          <w:tab w:val="left" w:pos="25788"/>
          <w:tab w:val="left" w:pos="26349"/>
          <w:tab w:val="left" w:pos="26910"/>
          <w:tab w:val="left" w:pos="27470"/>
          <w:tab w:val="left" w:pos="28031"/>
          <w:tab w:val="left" w:pos="28591"/>
          <w:tab w:val="left" w:pos="29152"/>
          <w:tab w:val="left" w:pos="29713"/>
          <w:tab w:val="left" w:pos="30273"/>
          <w:tab w:val="left" w:pos="30834"/>
          <w:tab w:val="left" w:pos="31395"/>
        </w:tabs>
        <w:autoSpaceDE w:val="0"/>
        <w:autoSpaceDN w:val="0"/>
        <w:adjustRightInd w:val="0"/>
        <w:spacing w:line="360" w:lineRule="auto"/>
        <w:rPr>
          <w:rStyle w:val="ab"/>
          <w:rFonts w:cstheme="minorHAnsi"/>
          <w:color w:val="000000" w:themeColor="text1"/>
          <w:u w:val="none"/>
          <w:lang w:val="ru-RU"/>
        </w:rPr>
      </w:pPr>
    </w:p>
    <w:p w14:paraId="0AB5879A" w14:textId="77777777" w:rsidR="00D0452C" w:rsidRDefault="00D0452C" w:rsidP="00D43531">
      <w:pPr>
        <w:tabs>
          <w:tab w:val="left" w:pos="560"/>
          <w:tab w:val="left" w:pos="1121"/>
          <w:tab w:val="left" w:pos="1681"/>
          <w:tab w:val="left" w:pos="2242"/>
          <w:tab w:val="left" w:pos="2803"/>
          <w:tab w:val="left" w:pos="3363"/>
          <w:tab w:val="left" w:pos="3924"/>
          <w:tab w:val="left" w:pos="4485"/>
          <w:tab w:val="left" w:pos="5045"/>
          <w:tab w:val="left" w:pos="5606"/>
          <w:tab w:val="left" w:pos="6166"/>
          <w:tab w:val="left" w:pos="6727"/>
          <w:tab w:val="left" w:pos="7288"/>
          <w:tab w:val="left" w:pos="7848"/>
          <w:tab w:val="left" w:pos="8409"/>
          <w:tab w:val="left" w:pos="8970"/>
          <w:tab w:val="left" w:pos="9530"/>
          <w:tab w:val="left" w:pos="10091"/>
          <w:tab w:val="left" w:pos="10651"/>
          <w:tab w:val="left" w:pos="11212"/>
          <w:tab w:val="left" w:pos="11773"/>
          <w:tab w:val="left" w:pos="12333"/>
          <w:tab w:val="left" w:pos="12894"/>
          <w:tab w:val="left" w:pos="13455"/>
          <w:tab w:val="left" w:pos="14015"/>
          <w:tab w:val="left" w:pos="14576"/>
          <w:tab w:val="left" w:pos="15136"/>
          <w:tab w:val="left" w:pos="15697"/>
          <w:tab w:val="left" w:pos="16258"/>
          <w:tab w:val="left" w:pos="16818"/>
          <w:tab w:val="left" w:pos="17379"/>
          <w:tab w:val="left" w:pos="17940"/>
          <w:tab w:val="left" w:pos="18500"/>
          <w:tab w:val="left" w:pos="19061"/>
          <w:tab w:val="left" w:pos="19621"/>
          <w:tab w:val="left" w:pos="20182"/>
          <w:tab w:val="left" w:pos="20743"/>
          <w:tab w:val="left" w:pos="21303"/>
          <w:tab w:val="left" w:pos="21864"/>
          <w:tab w:val="left" w:pos="22425"/>
          <w:tab w:val="left" w:pos="22985"/>
          <w:tab w:val="left" w:pos="23546"/>
          <w:tab w:val="left" w:pos="24106"/>
          <w:tab w:val="left" w:pos="24667"/>
          <w:tab w:val="left" w:pos="25228"/>
          <w:tab w:val="left" w:pos="25788"/>
          <w:tab w:val="left" w:pos="26349"/>
          <w:tab w:val="left" w:pos="26910"/>
          <w:tab w:val="left" w:pos="27470"/>
          <w:tab w:val="left" w:pos="28031"/>
          <w:tab w:val="left" w:pos="28591"/>
          <w:tab w:val="left" w:pos="29152"/>
          <w:tab w:val="left" w:pos="29713"/>
          <w:tab w:val="left" w:pos="30273"/>
          <w:tab w:val="left" w:pos="30834"/>
          <w:tab w:val="left" w:pos="31395"/>
        </w:tabs>
        <w:autoSpaceDE w:val="0"/>
        <w:autoSpaceDN w:val="0"/>
        <w:adjustRightInd w:val="0"/>
        <w:spacing w:line="360" w:lineRule="auto"/>
        <w:rPr>
          <w:rStyle w:val="ab"/>
          <w:rFonts w:cstheme="minorHAnsi"/>
          <w:color w:val="000000" w:themeColor="text1"/>
          <w:u w:val="none"/>
          <w:lang w:val="ru-RU"/>
        </w:rPr>
      </w:pPr>
    </w:p>
    <w:p w14:paraId="711FD8DD" w14:textId="77777777" w:rsidR="00D0452C" w:rsidRDefault="00D0452C" w:rsidP="00D43531">
      <w:pPr>
        <w:tabs>
          <w:tab w:val="left" w:pos="560"/>
          <w:tab w:val="left" w:pos="1121"/>
          <w:tab w:val="left" w:pos="1681"/>
          <w:tab w:val="left" w:pos="2242"/>
          <w:tab w:val="left" w:pos="2803"/>
          <w:tab w:val="left" w:pos="3363"/>
          <w:tab w:val="left" w:pos="3924"/>
          <w:tab w:val="left" w:pos="4485"/>
          <w:tab w:val="left" w:pos="5045"/>
          <w:tab w:val="left" w:pos="5606"/>
          <w:tab w:val="left" w:pos="6166"/>
          <w:tab w:val="left" w:pos="6727"/>
          <w:tab w:val="left" w:pos="7288"/>
          <w:tab w:val="left" w:pos="7848"/>
          <w:tab w:val="left" w:pos="8409"/>
          <w:tab w:val="left" w:pos="8970"/>
          <w:tab w:val="left" w:pos="9530"/>
          <w:tab w:val="left" w:pos="10091"/>
          <w:tab w:val="left" w:pos="10651"/>
          <w:tab w:val="left" w:pos="11212"/>
          <w:tab w:val="left" w:pos="11773"/>
          <w:tab w:val="left" w:pos="12333"/>
          <w:tab w:val="left" w:pos="12894"/>
          <w:tab w:val="left" w:pos="13455"/>
          <w:tab w:val="left" w:pos="14015"/>
          <w:tab w:val="left" w:pos="14576"/>
          <w:tab w:val="left" w:pos="15136"/>
          <w:tab w:val="left" w:pos="15697"/>
          <w:tab w:val="left" w:pos="16258"/>
          <w:tab w:val="left" w:pos="16818"/>
          <w:tab w:val="left" w:pos="17379"/>
          <w:tab w:val="left" w:pos="17940"/>
          <w:tab w:val="left" w:pos="18500"/>
          <w:tab w:val="left" w:pos="19061"/>
          <w:tab w:val="left" w:pos="19621"/>
          <w:tab w:val="left" w:pos="20182"/>
          <w:tab w:val="left" w:pos="20743"/>
          <w:tab w:val="left" w:pos="21303"/>
          <w:tab w:val="left" w:pos="21864"/>
          <w:tab w:val="left" w:pos="22425"/>
          <w:tab w:val="left" w:pos="22985"/>
          <w:tab w:val="left" w:pos="23546"/>
          <w:tab w:val="left" w:pos="24106"/>
          <w:tab w:val="left" w:pos="24667"/>
          <w:tab w:val="left" w:pos="25228"/>
          <w:tab w:val="left" w:pos="25788"/>
          <w:tab w:val="left" w:pos="26349"/>
          <w:tab w:val="left" w:pos="26910"/>
          <w:tab w:val="left" w:pos="27470"/>
          <w:tab w:val="left" w:pos="28031"/>
          <w:tab w:val="left" w:pos="28591"/>
          <w:tab w:val="left" w:pos="29152"/>
          <w:tab w:val="left" w:pos="29713"/>
          <w:tab w:val="left" w:pos="30273"/>
          <w:tab w:val="left" w:pos="30834"/>
          <w:tab w:val="left" w:pos="31395"/>
        </w:tabs>
        <w:autoSpaceDE w:val="0"/>
        <w:autoSpaceDN w:val="0"/>
        <w:adjustRightInd w:val="0"/>
        <w:spacing w:line="360" w:lineRule="auto"/>
        <w:rPr>
          <w:rStyle w:val="ab"/>
          <w:rFonts w:cstheme="minorHAnsi"/>
          <w:color w:val="000000" w:themeColor="text1"/>
          <w:u w:val="none"/>
          <w:lang w:val="ru-RU"/>
        </w:rPr>
      </w:pPr>
    </w:p>
    <w:p w14:paraId="6DCF7FC8" w14:textId="77777777" w:rsidR="00D0452C" w:rsidRDefault="00D0452C" w:rsidP="00D43531">
      <w:pPr>
        <w:tabs>
          <w:tab w:val="left" w:pos="560"/>
          <w:tab w:val="left" w:pos="1121"/>
          <w:tab w:val="left" w:pos="1681"/>
          <w:tab w:val="left" w:pos="2242"/>
          <w:tab w:val="left" w:pos="2803"/>
          <w:tab w:val="left" w:pos="3363"/>
          <w:tab w:val="left" w:pos="3924"/>
          <w:tab w:val="left" w:pos="4485"/>
          <w:tab w:val="left" w:pos="5045"/>
          <w:tab w:val="left" w:pos="5606"/>
          <w:tab w:val="left" w:pos="6166"/>
          <w:tab w:val="left" w:pos="6727"/>
          <w:tab w:val="left" w:pos="7288"/>
          <w:tab w:val="left" w:pos="7848"/>
          <w:tab w:val="left" w:pos="8409"/>
          <w:tab w:val="left" w:pos="8970"/>
          <w:tab w:val="left" w:pos="9530"/>
          <w:tab w:val="left" w:pos="10091"/>
          <w:tab w:val="left" w:pos="10651"/>
          <w:tab w:val="left" w:pos="11212"/>
          <w:tab w:val="left" w:pos="11773"/>
          <w:tab w:val="left" w:pos="12333"/>
          <w:tab w:val="left" w:pos="12894"/>
          <w:tab w:val="left" w:pos="13455"/>
          <w:tab w:val="left" w:pos="14015"/>
          <w:tab w:val="left" w:pos="14576"/>
          <w:tab w:val="left" w:pos="15136"/>
          <w:tab w:val="left" w:pos="15697"/>
          <w:tab w:val="left" w:pos="16258"/>
          <w:tab w:val="left" w:pos="16818"/>
          <w:tab w:val="left" w:pos="17379"/>
          <w:tab w:val="left" w:pos="17940"/>
          <w:tab w:val="left" w:pos="18500"/>
          <w:tab w:val="left" w:pos="19061"/>
          <w:tab w:val="left" w:pos="19621"/>
          <w:tab w:val="left" w:pos="20182"/>
          <w:tab w:val="left" w:pos="20743"/>
          <w:tab w:val="left" w:pos="21303"/>
          <w:tab w:val="left" w:pos="21864"/>
          <w:tab w:val="left" w:pos="22425"/>
          <w:tab w:val="left" w:pos="22985"/>
          <w:tab w:val="left" w:pos="23546"/>
          <w:tab w:val="left" w:pos="24106"/>
          <w:tab w:val="left" w:pos="24667"/>
          <w:tab w:val="left" w:pos="25228"/>
          <w:tab w:val="left" w:pos="25788"/>
          <w:tab w:val="left" w:pos="26349"/>
          <w:tab w:val="left" w:pos="26910"/>
          <w:tab w:val="left" w:pos="27470"/>
          <w:tab w:val="left" w:pos="28031"/>
          <w:tab w:val="left" w:pos="28591"/>
          <w:tab w:val="left" w:pos="29152"/>
          <w:tab w:val="left" w:pos="29713"/>
          <w:tab w:val="left" w:pos="30273"/>
          <w:tab w:val="left" w:pos="30834"/>
          <w:tab w:val="left" w:pos="31395"/>
        </w:tabs>
        <w:autoSpaceDE w:val="0"/>
        <w:autoSpaceDN w:val="0"/>
        <w:adjustRightInd w:val="0"/>
        <w:spacing w:line="360" w:lineRule="auto"/>
        <w:rPr>
          <w:rStyle w:val="ab"/>
          <w:rFonts w:cstheme="minorHAnsi"/>
          <w:color w:val="000000" w:themeColor="text1"/>
          <w:u w:val="none"/>
          <w:lang w:val="ru-RU"/>
        </w:rPr>
      </w:pPr>
    </w:p>
    <w:p w14:paraId="4C661244" w14:textId="77777777" w:rsidR="00D0452C" w:rsidRDefault="00D0452C" w:rsidP="00D43531">
      <w:pPr>
        <w:tabs>
          <w:tab w:val="left" w:pos="560"/>
          <w:tab w:val="left" w:pos="1121"/>
          <w:tab w:val="left" w:pos="1681"/>
          <w:tab w:val="left" w:pos="2242"/>
          <w:tab w:val="left" w:pos="2803"/>
          <w:tab w:val="left" w:pos="3363"/>
          <w:tab w:val="left" w:pos="3924"/>
          <w:tab w:val="left" w:pos="4485"/>
          <w:tab w:val="left" w:pos="5045"/>
          <w:tab w:val="left" w:pos="5606"/>
          <w:tab w:val="left" w:pos="6166"/>
          <w:tab w:val="left" w:pos="6727"/>
          <w:tab w:val="left" w:pos="7288"/>
          <w:tab w:val="left" w:pos="7848"/>
          <w:tab w:val="left" w:pos="8409"/>
          <w:tab w:val="left" w:pos="8970"/>
          <w:tab w:val="left" w:pos="9530"/>
          <w:tab w:val="left" w:pos="10091"/>
          <w:tab w:val="left" w:pos="10651"/>
          <w:tab w:val="left" w:pos="11212"/>
          <w:tab w:val="left" w:pos="11773"/>
          <w:tab w:val="left" w:pos="12333"/>
          <w:tab w:val="left" w:pos="12894"/>
          <w:tab w:val="left" w:pos="13455"/>
          <w:tab w:val="left" w:pos="14015"/>
          <w:tab w:val="left" w:pos="14576"/>
          <w:tab w:val="left" w:pos="15136"/>
          <w:tab w:val="left" w:pos="15697"/>
          <w:tab w:val="left" w:pos="16258"/>
          <w:tab w:val="left" w:pos="16818"/>
          <w:tab w:val="left" w:pos="17379"/>
          <w:tab w:val="left" w:pos="17940"/>
          <w:tab w:val="left" w:pos="18500"/>
          <w:tab w:val="left" w:pos="19061"/>
          <w:tab w:val="left" w:pos="19621"/>
          <w:tab w:val="left" w:pos="20182"/>
          <w:tab w:val="left" w:pos="20743"/>
          <w:tab w:val="left" w:pos="21303"/>
          <w:tab w:val="left" w:pos="21864"/>
          <w:tab w:val="left" w:pos="22425"/>
          <w:tab w:val="left" w:pos="22985"/>
          <w:tab w:val="left" w:pos="23546"/>
          <w:tab w:val="left" w:pos="24106"/>
          <w:tab w:val="left" w:pos="24667"/>
          <w:tab w:val="left" w:pos="25228"/>
          <w:tab w:val="left" w:pos="25788"/>
          <w:tab w:val="left" w:pos="26349"/>
          <w:tab w:val="left" w:pos="26910"/>
          <w:tab w:val="left" w:pos="27470"/>
          <w:tab w:val="left" w:pos="28031"/>
          <w:tab w:val="left" w:pos="28591"/>
          <w:tab w:val="left" w:pos="29152"/>
          <w:tab w:val="left" w:pos="29713"/>
          <w:tab w:val="left" w:pos="30273"/>
          <w:tab w:val="left" w:pos="30834"/>
          <w:tab w:val="left" w:pos="31395"/>
        </w:tabs>
        <w:autoSpaceDE w:val="0"/>
        <w:autoSpaceDN w:val="0"/>
        <w:adjustRightInd w:val="0"/>
        <w:spacing w:line="360" w:lineRule="auto"/>
        <w:rPr>
          <w:rStyle w:val="ab"/>
          <w:rFonts w:cstheme="minorHAnsi"/>
          <w:b/>
          <w:bCs/>
          <w:color w:val="000000" w:themeColor="text1"/>
          <w:u w:val="none"/>
          <w:lang w:val="ru-RU"/>
        </w:rPr>
      </w:pPr>
    </w:p>
    <w:p w14:paraId="02D7A93A" w14:textId="77777777" w:rsidR="00D0452C" w:rsidRDefault="00D0452C" w:rsidP="00D43531">
      <w:pPr>
        <w:tabs>
          <w:tab w:val="left" w:pos="560"/>
          <w:tab w:val="left" w:pos="1121"/>
          <w:tab w:val="left" w:pos="1681"/>
          <w:tab w:val="left" w:pos="2242"/>
          <w:tab w:val="left" w:pos="2803"/>
          <w:tab w:val="left" w:pos="3363"/>
          <w:tab w:val="left" w:pos="3924"/>
          <w:tab w:val="left" w:pos="4485"/>
          <w:tab w:val="left" w:pos="5045"/>
          <w:tab w:val="left" w:pos="5606"/>
          <w:tab w:val="left" w:pos="6166"/>
          <w:tab w:val="left" w:pos="6727"/>
          <w:tab w:val="left" w:pos="7288"/>
          <w:tab w:val="left" w:pos="7848"/>
          <w:tab w:val="left" w:pos="8409"/>
          <w:tab w:val="left" w:pos="8970"/>
          <w:tab w:val="left" w:pos="9530"/>
          <w:tab w:val="left" w:pos="10091"/>
          <w:tab w:val="left" w:pos="10651"/>
          <w:tab w:val="left" w:pos="11212"/>
          <w:tab w:val="left" w:pos="11773"/>
          <w:tab w:val="left" w:pos="12333"/>
          <w:tab w:val="left" w:pos="12894"/>
          <w:tab w:val="left" w:pos="13455"/>
          <w:tab w:val="left" w:pos="14015"/>
          <w:tab w:val="left" w:pos="14576"/>
          <w:tab w:val="left" w:pos="15136"/>
          <w:tab w:val="left" w:pos="15697"/>
          <w:tab w:val="left" w:pos="16258"/>
          <w:tab w:val="left" w:pos="16818"/>
          <w:tab w:val="left" w:pos="17379"/>
          <w:tab w:val="left" w:pos="17940"/>
          <w:tab w:val="left" w:pos="18500"/>
          <w:tab w:val="left" w:pos="19061"/>
          <w:tab w:val="left" w:pos="19621"/>
          <w:tab w:val="left" w:pos="20182"/>
          <w:tab w:val="left" w:pos="20743"/>
          <w:tab w:val="left" w:pos="21303"/>
          <w:tab w:val="left" w:pos="21864"/>
          <w:tab w:val="left" w:pos="22425"/>
          <w:tab w:val="left" w:pos="22985"/>
          <w:tab w:val="left" w:pos="23546"/>
          <w:tab w:val="left" w:pos="24106"/>
          <w:tab w:val="left" w:pos="24667"/>
          <w:tab w:val="left" w:pos="25228"/>
          <w:tab w:val="left" w:pos="25788"/>
          <w:tab w:val="left" w:pos="26349"/>
          <w:tab w:val="left" w:pos="26910"/>
          <w:tab w:val="left" w:pos="27470"/>
          <w:tab w:val="left" w:pos="28031"/>
          <w:tab w:val="left" w:pos="28591"/>
          <w:tab w:val="left" w:pos="29152"/>
          <w:tab w:val="left" w:pos="29713"/>
          <w:tab w:val="left" w:pos="30273"/>
          <w:tab w:val="left" w:pos="30834"/>
          <w:tab w:val="left" w:pos="31395"/>
        </w:tabs>
        <w:autoSpaceDE w:val="0"/>
        <w:autoSpaceDN w:val="0"/>
        <w:adjustRightInd w:val="0"/>
        <w:spacing w:line="360" w:lineRule="auto"/>
        <w:rPr>
          <w:rStyle w:val="ab"/>
          <w:rFonts w:cstheme="minorHAnsi"/>
          <w:b/>
          <w:bCs/>
          <w:color w:val="000000" w:themeColor="text1"/>
          <w:u w:val="none"/>
          <w:lang w:val="ru-RU"/>
        </w:rPr>
      </w:pPr>
    </w:p>
    <w:p w14:paraId="2683C67A" w14:textId="77777777" w:rsidR="00D0452C" w:rsidRDefault="00D0452C" w:rsidP="00D43531">
      <w:pPr>
        <w:tabs>
          <w:tab w:val="left" w:pos="560"/>
          <w:tab w:val="left" w:pos="1121"/>
          <w:tab w:val="left" w:pos="1681"/>
          <w:tab w:val="left" w:pos="2242"/>
          <w:tab w:val="left" w:pos="2803"/>
          <w:tab w:val="left" w:pos="3363"/>
          <w:tab w:val="left" w:pos="3924"/>
          <w:tab w:val="left" w:pos="4485"/>
          <w:tab w:val="left" w:pos="5045"/>
          <w:tab w:val="left" w:pos="5606"/>
          <w:tab w:val="left" w:pos="6166"/>
          <w:tab w:val="left" w:pos="6727"/>
          <w:tab w:val="left" w:pos="7288"/>
          <w:tab w:val="left" w:pos="7848"/>
          <w:tab w:val="left" w:pos="8409"/>
          <w:tab w:val="left" w:pos="8970"/>
          <w:tab w:val="left" w:pos="9530"/>
          <w:tab w:val="left" w:pos="10091"/>
          <w:tab w:val="left" w:pos="10651"/>
          <w:tab w:val="left" w:pos="11212"/>
          <w:tab w:val="left" w:pos="11773"/>
          <w:tab w:val="left" w:pos="12333"/>
          <w:tab w:val="left" w:pos="12894"/>
          <w:tab w:val="left" w:pos="13455"/>
          <w:tab w:val="left" w:pos="14015"/>
          <w:tab w:val="left" w:pos="14576"/>
          <w:tab w:val="left" w:pos="15136"/>
          <w:tab w:val="left" w:pos="15697"/>
          <w:tab w:val="left" w:pos="16258"/>
          <w:tab w:val="left" w:pos="16818"/>
          <w:tab w:val="left" w:pos="17379"/>
          <w:tab w:val="left" w:pos="17940"/>
          <w:tab w:val="left" w:pos="18500"/>
          <w:tab w:val="left" w:pos="19061"/>
          <w:tab w:val="left" w:pos="19621"/>
          <w:tab w:val="left" w:pos="20182"/>
          <w:tab w:val="left" w:pos="20743"/>
          <w:tab w:val="left" w:pos="21303"/>
          <w:tab w:val="left" w:pos="21864"/>
          <w:tab w:val="left" w:pos="22425"/>
          <w:tab w:val="left" w:pos="22985"/>
          <w:tab w:val="left" w:pos="23546"/>
          <w:tab w:val="left" w:pos="24106"/>
          <w:tab w:val="left" w:pos="24667"/>
          <w:tab w:val="left" w:pos="25228"/>
          <w:tab w:val="left" w:pos="25788"/>
          <w:tab w:val="left" w:pos="26349"/>
          <w:tab w:val="left" w:pos="26910"/>
          <w:tab w:val="left" w:pos="27470"/>
          <w:tab w:val="left" w:pos="28031"/>
          <w:tab w:val="left" w:pos="28591"/>
          <w:tab w:val="left" w:pos="29152"/>
          <w:tab w:val="left" w:pos="29713"/>
          <w:tab w:val="left" w:pos="30273"/>
          <w:tab w:val="left" w:pos="30834"/>
          <w:tab w:val="left" w:pos="31395"/>
        </w:tabs>
        <w:autoSpaceDE w:val="0"/>
        <w:autoSpaceDN w:val="0"/>
        <w:adjustRightInd w:val="0"/>
        <w:spacing w:line="360" w:lineRule="auto"/>
        <w:rPr>
          <w:rStyle w:val="ab"/>
          <w:rFonts w:cstheme="minorHAnsi"/>
          <w:color w:val="000000" w:themeColor="text1"/>
          <w:u w:val="none"/>
          <w:lang w:val="ru-RU"/>
        </w:rPr>
      </w:pPr>
      <w:r w:rsidRPr="00161C7B">
        <w:rPr>
          <w:rStyle w:val="ab"/>
          <w:rFonts w:cstheme="minorHAnsi"/>
          <w:b/>
          <w:bCs/>
          <w:color w:val="000000" w:themeColor="text1"/>
          <w:u w:val="none"/>
          <w:lang w:val="ru-RU"/>
        </w:rPr>
        <w:t xml:space="preserve">Таблица </w:t>
      </w:r>
      <w:r>
        <w:rPr>
          <w:rStyle w:val="ab"/>
          <w:rFonts w:cstheme="minorHAnsi"/>
          <w:b/>
          <w:bCs/>
          <w:color w:val="000000" w:themeColor="text1"/>
          <w:u w:val="none"/>
          <w:lang w:val="ru-RU"/>
        </w:rPr>
        <w:t>2</w:t>
      </w:r>
      <w:r>
        <w:rPr>
          <w:rStyle w:val="ab"/>
          <w:rFonts w:cstheme="minorHAnsi"/>
          <w:color w:val="000000" w:themeColor="text1"/>
          <w:u w:val="none"/>
          <w:lang w:val="ru-RU"/>
        </w:rPr>
        <w:t xml:space="preserve">. </w:t>
      </w:r>
      <w:r w:rsidRPr="002F60DB">
        <w:rPr>
          <w:rStyle w:val="ab"/>
          <w:rFonts w:cstheme="minorHAnsi"/>
          <w:color w:val="000000" w:themeColor="text1"/>
          <w:u w:val="none"/>
          <w:lang w:val="ru-RU"/>
        </w:rPr>
        <w:t>Основные параметры кольца и ВЧ для У-70</w:t>
      </w:r>
    </w:p>
    <w:tbl>
      <w:tblPr>
        <w:tblStyle w:val="12"/>
        <w:tblW w:w="9374" w:type="dxa"/>
        <w:tblLayout w:type="fixed"/>
        <w:tblLook w:val="04A0" w:firstRow="1" w:lastRow="0" w:firstColumn="1" w:lastColumn="0" w:noHBand="0" w:noVBand="1"/>
      </w:tblPr>
      <w:tblGrid>
        <w:gridCol w:w="2122"/>
        <w:gridCol w:w="1134"/>
        <w:gridCol w:w="1701"/>
        <w:gridCol w:w="4417"/>
      </w:tblGrid>
      <w:tr w:rsidR="00D0452C" w14:paraId="32ABD2B3" w14:textId="77777777" w:rsidTr="00F50CD4">
        <w:trPr>
          <w:trHeight w:val="584"/>
        </w:trPr>
        <w:tc>
          <w:tcPr>
            <w:tcW w:w="2122" w:type="dxa"/>
            <w:vAlign w:val="center"/>
          </w:tcPr>
          <w:p w14:paraId="2861F6D6" w14:textId="77777777" w:rsidR="00D0452C" w:rsidRPr="00D0452C" w:rsidRDefault="00F50CD4" w:rsidP="004D2288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Параметры моделирования</w:t>
            </w:r>
          </w:p>
        </w:tc>
        <w:tc>
          <w:tcPr>
            <w:tcW w:w="1134" w:type="dxa"/>
          </w:tcPr>
          <w:p w14:paraId="51474948" w14:textId="77777777" w:rsidR="00D0452C" w:rsidRPr="00D0452C" w:rsidRDefault="00D0452C" w:rsidP="004D2288">
            <w:pPr>
              <w:jc w:val="center"/>
              <w:rPr>
                <w:lang w:val="ru-RU"/>
              </w:rPr>
            </w:pPr>
            <w:r w:rsidRPr="00D0452C">
              <w:rPr>
                <w:lang w:val="ru-RU"/>
              </w:rPr>
              <w:t>95% фазовый объем</w:t>
            </w:r>
          </w:p>
        </w:tc>
        <w:tc>
          <w:tcPr>
            <w:tcW w:w="1701" w:type="dxa"/>
            <w:vAlign w:val="center"/>
          </w:tcPr>
          <w:p w14:paraId="36D32B52" w14:textId="77777777" w:rsidR="00D0452C" w:rsidRPr="00D0452C" w:rsidRDefault="00D0452C" w:rsidP="004D2288">
            <w:pPr>
              <w:jc w:val="center"/>
              <w:rPr>
                <w:lang w:val="ru-RU"/>
              </w:rPr>
            </w:pPr>
            <w:r w:rsidRPr="00D0452C">
              <w:rPr>
                <w:lang w:val="ru-RU"/>
              </w:rPr>
              <w:t>Сохранение пучка (9 ГэВ)</w:t>
            </w:r>
          </w:p>
        </w:tc>
        <w:tc>
          <w:tcPr>
            <w:tcW w:w="4417" w:type="dxa"/>
            <w:vAlign w:val="center"/>
          </w:tcPr>
          <w:p w14:paraId="5E31AC4C" w14:textId="77777777" w:rsidR="00D0452C" w:rsidRPr="00D0452C" w:rsidRDefault="00D0452C" w:rsidP="004D2288">
            <w:pPr>
              <w:jc w:val="center"/>
              <w:rPr>
                <w:lang w:val="ru-RU"/>
              </w:rPr>
            </w:pPr>
            <w:r w:rsidRPr="00D0452C">
              <w:rPr>
                <w:lang w:val="ru-RU"/>
              </w:rPr>
              <w:t>Особенности</w:t>
            </w:r>
          </w:p>
        </w:tc>
      </w:tr>
      <w:tr w:rsidR="00D0452C" w:rsidRPr="003C3DB3" w14:paraId="2855889B" w14:textId="77777777" w:rsidTr="00F50CD4">
        <w:trPr>
          <w:trHeight w:val="829"/>
        </w:trPr>
        <w:tc>
          <w:tcPr>
            <w:tcW w:w="2122" w:type="dxa"/>
            <w:vAlign w:val="center"/>
          </w:tcPr>
          <w:p w14:paraId="04BEF6DF" w14:textId="77777777" w:rsidR="00492EE5" w:rsidRPr="00492EE5" w:rsidRDefault="00456B52" w:rsidP="00492EE5">
            <w:pPr>
              <w:jc w:val="center"/>
              <w:rPr>
                <w:lang w:val="en-US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ru-RU"/>
                    </w:rPr>
                    <m:t>α</m:t>
                  </m:r>
                </m:e>
                <m:sub>
                  <m:r>
                    <w:rPr>
                      <w:rFonts w:ascii="Cambria Math" w:hAnsi="Cambria Math"/>
                      <w:lang w:val="ru-RU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  <w:lang w:val="ru-RU"/>
                </w:rPr>
                <m:t>=0</m:t>
              </m:r>
            </m:oMath>
            <w:r w:rsidR="00492EE5" w:rsidRPr="00492EE5">
              <w:rPr>
                <w:lang w:val="ru-RU"/>
              </w:rPr>
              <w:t xml:space="preserve">, </w:t>
            </w:r>
            <w:r w:rsidR="00492EE5">
              <w:rPr>
                <w:lang w:val="en-US"/>
              </w:rPr>
              <w:t>simple</w:t>
            </w:r>
          </w:p>
          <w:p w14:paraId="2D117452" w14:textId="77777777" w:rsidR="00D0452C" w:rsidRPr="00D0452C" w:rsidRDefault="00D0452C" w:rsidP="004D2288">
            <w:pPr>
              <w:jc w:val="center"/>
              <w:rPr>
                <w:lang w:val="ru-RU"/>
              </w:rPr>
            </w:pPr>
            <w:r w:rsidRPr="00D0452C">
              <w:rPr>
                <w:lang w:val="ru-RU"/>
              </w:rPr>
              <w:t>Без импеданса</w:t>
            </w:r>
          </w:p>
        </w:tc>
        <w:tc>
          <w:tcPr>
            <w:tcW w:w="1134" w:type="dxa"/>
            <w:vAlign w:val="center"/>
          </w:tcPr>
          <w:p w14:paraId="11A8472F" w14:textId="77777777" w:rsidR="00D0452C" w:rsidRPr="00492EE5" w:rsidRDefault="00D0452C" w:rsidP="004D2288">
            <w:pPr>
              <w:jc w:val="center"/>
              <w:rPr>
                <w:lang w:val="en-US"/>
              </w:rPr>
            </w:pPr>
            <w:r w:rsidRPr="00D0452C">
              <w:rPr>
                <w:lang w:val="ru-RU"/>
              </w:rPr>
              <w:t>1.</w:t>
            </w:r>
            <w:r w:rsidR="00492EE5">
              <w:rPr>
                <w:lang w:val="en-US"/>
              </w:rPr>
              <w:t>23</w:t>
            </w:r>
          </w:p>
        </w:tc>
        <w:tc>
          <w:tcPr>
            <w:tcW w:w="1701" w:type="dxa"/>
            <w:vAlign w:val="center"/>
          </w:tcPr>
          <w:p w14:paraId="7FBF7DEF" w14:textId="77777777" w:rsidR="00D0452C" w:rsidRPr="00D0452C" w:rsidRDefault="00D0452C" w:rsidP="004D2288">
            <w:pPr>
              <w:jc w:val="center"/>
              <w:rPr>
                <w:lang w:val="ru-RU"/>
              </w:rPr>
            </w:pPr>
            <w:r w:rsidRPr="00D0452C">
              <w:rPr>
                <w:lang w:val="ru-RU"/>
              </w:rPr>
              <w:t>100%</w:t>
            </w:r>
          </w:p>
        </w:tc>
        <w:tc>
          <w:tcPr>
            <w:tcW w:w="4417" w:type="dxa"/>
            <w:vAlign w:val="center"/>
          </w:tcPr>
          <w:p w14:paraId="704F2BF0" w14:textId="77777777" w:rsidR="00D0452C" w:rsidRPr="00492EE5" w:rsidRDefault="00F50CD4" w:rsidP="004D2288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Простая модель</w:t>
            </w:r>
            <w:r>
              <w:rPr>
                <w:lang w:val="ru-RU"/>
              </w:rPr>
              <w:br/>
            </w:r>
            <w:r w:rsidR="00492EE5">
              <w:rPr>
                <w:lang w:val="ru-RU"/>
              </w:rPr>
              <w:t>Рост эмиттанса отсутствует</w:t>
            </w:r>
          </w:p>
        </w:tc>
      </w:tr>
      <w:tr w:rsidR="00D0452C" w:rsidRPr="003C3DB3" w14:paraId="5068BEE7" w14:textId="77777777" w:rsidTr="00F50CD4">
        <w:trPr>
          <w:trHeight w:val="852"/>
        </w:trPr>
        <w:tc>
          <w:tcPr>
            <w:tcW w:w="2122" w:type="dxa"/>
            <w:vAlign w:val="center"/>
          </w:tcPr>
          <w:p w14:paraId="746663DE" w14:textId="77777777" w:rsidR="00D0452C" w:rsidRPr="00C20C60" w:rsidRDefault="00456B52" w:rsidP="004D2288">
            <w:pPr>
              <w:jc w:val="center"/>
              <w:rPr>
                <w:lang w:val="en-US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ru-RU"/>
                    </w:rPr>
                    <m:t>α</m:t>
                  </m:r>
                </m:e>
                <m:sub>
                  <m:r>
                    <w:rPr>
                      <w:rFonts w:ascii="Cambria Math" w:hAnsi="Cambria Math"/>
                      <w:lang w:val="ru-RU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lang w:val="ru-RU"/>
                </w:rPr>
                <m:t>=0</m:t>
              </m:r>
            </m:oMath>
            <w:r w:rsidR="00C20C60">
              <w:rPr>
                <w:lang w:val="en-US"/>
              </w:rPr>
              <w:t>, exact</w:t>
            </w:r>
          </w:p>
          <w:p w14:paraId="17123962" w14:textId="77777777" w:rsidR="00D0452C" w:rsidRPr="00492EE5" w:rsidRDefault="00492EE5" w:rsidP="004D2288">
            <w:pPr>
              <w:jc w:val="center"/>
              <w:rPr>
                <w:lang w:val="ru-RU"/>
              </w:rPr>
            </w:pPr>
            <w:r w:rsidRPr="00D0452C">
              <w:rPr>
                <w:lang w:val="ru-RU"/>
              </w:rPr>
              <w:t>Без импеданса</w:t>
            </w:r>
          </w:p>
        </w:tc>
        <w:tc>
          <w:tcPr>
            <w:tcW w:w="1134" w:type="dxa"/>
            <w:vAlign w:val="center"/>
          </w:tcPr>
          <w:p w14:paraId="31301049" w14:textId="77777777" w:rsidR="00D0452C" w:rsidRPr="00D0452C" w:rsidRDefault="00D0452C" w:rsidP="004D2288">
            <w:pPr>
              <w:jc w:val="center"/>
              <w:rPr>
                <w:lang w:val="ru-RU"/>
              </w:rPr>
            </w:pPr>
            <w:r w:rsidRPr="00D0452C">
              <w:rPr>
                <w:lang w:val="ru-RU"/>
              </w:rPr>
              <w:t>1.</w:t>
            </w:r>
            <w:r w:rsidR="00F50CD4">
              <w:rPr>
                <w:lang w:val="ru-RU"/>
              </w:rPr>
              <w:t>4</w:t>
            </w:r>
          </w:p>
        </w:tc>
        <w:tc>
          <w:tcPr>
            <w:tcW w:w="1701" w:type="dxa"/>
            <w:vAlign w:val="center"/>
          </w:tcPr>
          <w:p w14:paraId="1BED9664" w14:textId="77777777" w:rsidR="00D0452C" w:rsidRPr="00D0452C" w:rsidRDefault="00D0452C" w:rsidP="004D2288">
            <w:pPr>
              <w:jc w:val="center"/>
              <w:rPr>
                <w:lang w:val="ru-RU"/>
              </w:rPr>
            </w:pPr>
            <w:r w:rsidRPr="00D0452C">
              <w:rPr>
                <w:lang w:val="ru-RU"/>
              </w:rPr>
              <w:t>99.65%</w:t>
            </w:r>
          </w:p>
        </w:tc>
        <w:tc>
          <w:tcPr>
            <w:tcW w:w="4417" w:type="dxa"/>
            <w:vAlign w:val="center"/>
          </w:tcPr>
          <w:p w14:paraId="04AF33F4" w14:textId="77777777" w:rsidR="00D0452C" w:rsidRPr="00C20C60" w:rsidRDefault="00F50CD4" w:rsidP="004D2288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Точная модель, н</w:t>
            </w:r>
            <w:r w:rsidR="00C20C60">
              <w:rPr>
                <w:lang w:val="ru-RU"/>
              </w:rPr>
              <w:t xml:space="preserve">елинейность </w:t>
            </w:r>
            <w:r w:rsidR="00C20C60">
              <w:rPr>
                <w:lang w:val="en-US"/>
              </w:rPr>
              <w:t>MCF</w:t>
            </w:r>
            <w:r w:rsidR="00C20C60" w:rsidRPr="00F50CD4">
              <w:rPr>
                <w:lang w:val="ru-RU"/>
              </w:rPr>
              <w:t xml:space="preserve"> </w:t>
            </w:r>
            <w:r w:rsidR="00C20C60">
              <w:rPr>
                <w:lang w:val="ru-RU"/>
              </w:rPr>
              <w:t>отсутствует</w:t>
            </w:r>
            <w:r>
              <w:rPr>
                <w:lang w:val="ru-RU"/>
              </w:rPr>
              <w:t>, влияние неадиабатичности</w:t>
            </w:r>
            <w:r w:rsidR="00474E67">
              <w:rPr>
                <w:lang w:val="ru-RU"/>
              </w:rPr>
              <w:t>, рост эмиттанса</w:t>
            </w:r>
          </w:p>
        </w:tc>
      </w:tr>
      <w:tr w:rsidR="00C20C60" w:rsidRPr="003C3DB3" w14:paraId="3B76E513" w14:textId="77777777" w:rsidTr="00F50CD4">
        <w:trPr>
          <w:trHeight w:val="852"/>
        </w:trPr>
        <w:tc>
          <w:tcPr>
            <w:tcW w:w="2122" w:type="dxa"/>
            <w:vAlign w:val="center"/>
          </w:tcPr>
          <w:p w14:paraId="5D7084A6" w14:textId="77777777" w:rsidR="00C20C60" w:rsidRPr="00C20C60" w:rsidRDefault="00456B52" w:rsidP="00C20C60">
            <w:pPr>
              <w:jc w:val="center"/>
              <w:rPr>
                <w:lang w:val="en-US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ru-RU"/>
                    </w:rPr>
                    <m:t>α</m:t>
                  </m:r>
                </m:e>
                <m:sub>
                  <m:r>
                    <w:rPr>
                      <w:rFonts w:ascii="Cambria Math" w:hAnsi="Cambria Math"/>
                      <w:lang w:val="ru-RU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lang w:val="ru-RU"/>
                </w:rPr>
                <m:t>=0.01</m:t>
              </m:r>
            </m:oMath>
            <w:r w:rsidR="00C20C60">
              <w:rPr>
                <w:lang w:val="en-US"/>
              </w:rPr>
              <w:t>, exact</w:t>
            </w:r>
          </w:p>
          <w:p w14:paraId="409DC140" w14:textId="77777777" w:rsidR="00C20C60" w:rsidRPr="00492EE5" w:rsidRDefault="00C20C60" w:rsidP="00C20C60">
            <w:pPr>
              <w:jc w:val="center"/>
              <w:rPr>
                <w:lang w:val="ru-RU"/>
              </w:rPr>
            </w:pPr>
            <w:r w:rsidRPr="00D0452C">
              <w:rPr>
                <w:lang w:val="ru-RU"/>
              </w:rPr>
              <w:t>Без импеданса</w:t>
            </w:r>
          </w:p>
        </w:tc>
        <w:tc>
          <w:tcPr>
            <w:tcW w:w="1134" w:type="dxa"/>
            <w:vAlign w:val="center"/>
          </w:tcPr>
          <w:p w14:paraId="7F0B9222" w14:textId="77777777" w:rsidR="00C20C60" w:rsidRPr="00D0452C" w:rsidRDefault="00C20C60" w:rsidP="00C20C60">
            <w:pPr>
              <w:jc w:val="center"/>
              <w:rPr>
                <w:lang w:val="ru-RU"/>
              </w:rPr>
            </w:pPr>
            <w:r w:rsidRPr="00D0452C">
              <w:rPr>
                <w:lang w:val="ru-RU"/>
              </w:rPr>
              <w:t>1.</w:t>
            </w:r>
            <w:r w:rsidR="00F50CD4">
              <w:rPr>
                <w:lang w:val="ru-RU"/>
              </w:rPr>
              <w:t>8</w:t>
            </w:r>
          </w:p>
        </w:tc>
        <w:tc>
          <w:tcPr>
            <w:tcW w:w="1701" w:type="dxa"/>
            <w:vAlign w:val="center"/>
          </w:tcPr>
          <w:p w14:paraId="79F2130A" w14:textId="77777777" w:rsidR="00C20C60" w:rsidRPr="00D0452C" w:rsidRDefault="00C20C60" w:rsidP="00C20C60">
            <w:pPr>
              <w:jc w:val="center"/>
              <w:rPr>
                <w:lang w:val="ru-RU"/>
              </w:rPr>
            </w:pPr>
            <w:r w:rsidRPr="00D0452C">
              <w:rPr>
                <w:lang w:val="ru-RU"/>
              </w:rPr>
              <w:t>99.65%</w:t>
            </w:r>
          </w:p>
        </w:tc>
        <w:tc>
          <w:tcPr>
            <w:tcW w:w="4417" w:type="dxa"/>
            <w:vAlign w:val="center"/>
          </w:tcPr>
          <w:p w14:paraId="56D16E07" w14:textId="77777777" w:rsidR="00C20C60" w:rsidRPr="00F50CD4" w:rsidRDefault="00F50CD4" w:rsidP="00C20C60">
            <w:pPr>
              <w:jc w:val="center"/>
              <w:rPr>
                <w:i/>
                <w:lang w:val="ru-RU"/>
              </w:rPr>
            </w:pPr>
            <w:r>
              <w:rPr>
                <w:lang w:val="ru-RU"/>
              </w:rPr>
              <w:t xml:space="preserve">Влияние нелинейности </w:t>
            </w:r>
            <w:r>
              <w:rPr>
                <w:lang w:val="en-US"/>
              </w:rPr>
              <w:t>MCF</w:t>
            </w:r>
            <w:r w:rsidRPr="00F50CD4">
              <w:rPr>
                <w:lang w:val="ru-RU"/>
              </w:rPr>
              <w:br/>
            </w:r>
            <w:r w:rsidR="00C20C60">
              <w:rPr>
                <w:lang w:val="ru-RU"/>
              </w:rPr>
              <w:t xml:space="preserve">Рост эмиттанса в </w:t>
            </w:r>
            <m:oMath>
              <m:r>
                <w:rPr>
                  <w:rFonts w:ascii="Cambria Math" w:hAnsi="Cambria Math"/>
                  <w:lang w:val="ru-RU"/>
                </w:rPr>
                <m:t>~1.5</m:t>
              </m:r>
            </m:oMath>
            <w:r>
              <w:rPr>
                <w:lang w:val="ru-RU"/>
              </w:rPr>
              <w:t xml:space="preserve"> </w:t>
            </w:r>
            <w:r w:rsidRPr="00F50CD4">
              <w:rPr>
                <w:lang w:val="ru-RU"/>
              </w:rPr>
              <w:t>р</w:t>
            </w:r>
            <w:r>
              <w:rPr>
                <w:lang w:val="ru-RU"/>
              </w:rPr>
              <w:t>аза</w:t>
            </w:r>
          </w:p>
        </w:tc>
      </w:tr>
      <w:tr w:rsidR="00C20C60" w:rsidRPr="005B552B" w14:paraId="00750264" w14:textId="77777777" w:rsidTr="00F50CD4">
        <w:trPr>
          <w:trHeight w:val="852"/>
        </w:trPr>
        <w:tc>
          <w:tcPr>
            <w:tcW w:w="2122" w:type="dxa"/>
            <w:vAlign w:val="center"/>
          </w:tcPr>
          <w:p w14:paraId="5B3EDE45" w14:textId="77777777" w:rsidR="00C20C60" w:rsidRDefault="00456B52" w:rsidP="00C20C60">
            <w:pPr>
              <w:jc w:val="center"/>
              <w:rPr>
                <w:rFonts w:eastAsiaTheme="minorEastAsia"/>
                <w:lang w:val="en-US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ru-RU"/>
                    </w:rPr>
                    <m:t>α</m:t>
                  </m:r>
                </m:e>
                <m:sub>
                  <m:r>
                    <w:rPr>
                      <w:rFonts w:ascii="Cambria Math" w:hAnsi="Cambria Math"/>
                      <w:lang w:val="ru-RU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lang w:val="ru-RU"/>
                </w:rPr>
                <m:t>=0.01</m:t>
              </m:r>
            </m:oMath>
            <w:r w:rsidR="00C20C60">
              <w:rPr>
                <w:rFonts w:eastAsiaTheme="minorEastAsia"/>
                <w:lang w:val="en-US"/>
              </w:rPr>
              <w:t>, exact</w:t>
            </w:r>
          </w:p>
          <w:p w14:paraId="15E1EB24" w14:textId="77777777" w:rsidR="00C20C60" w:rsidRPr="00C20C60" w:rsidRDefault="00456B52" w:rsidP="00C20C60">
            <w:pPr>
              <w:jc w:val="center"/>
              <w:rPr>
                <w:rFonts w:eastAsiaTheme="minorEastAsia"/>
                <w:iCs/>
                <w:lang w:val="ru-RU"/>
              </w:rPr>
            </w:pPr>
            <m:oMathPara>
              <m:oMath>
                <m:f>
                  <m:fPr>
                    <m:type m:val="lin"/>
                    <m:ctrlPr>
                      <w:rPr>
                        <w:rFonts w:ascii="Cambria Math" w:hAnsi="Cambria Math"/>
                        <w:i/>
                        <w:iCs/>
                        <w:lang w:val="ru-RU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ru-RU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ru-RU"/>
                          </w:rPr>
                          <m:t>n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lang w:val="ru-RU"/>
                      </w:rPr>
                      <m:t>n</m:t>
                    </m:r>
                  </m:den>
                </m:f>
                <m:r>
                  <w:rPr>
                    <w:rFonts w:ascii="Cambria Math" w:eastAsiaTheme="minorEastAsia" w:hAnsi="Cambria Math"/>
                    <w:lang w:val="ru-RU"/>
                  </w:rPr>
                  <m:t>=-</m:t>
                </m:r>
                <m:r>
                  <w:rPr>
                    <w:rFonts w:ascii="Cambria Math" w:eastAsiaTheme="minorEastAsia" w:hAnsi="Cambria Math"/>
                    <w:lang w:val="ru-RU"/>
                  </w:rPr>
                  <m:t>i</m:t>
                </m:r>
                <m:r>
                  <w:rPr>
                    <w:rFonts w:ascii="Cambria Math" w:eastAsiaTheme="minorEastAsia" w:hAnsi="Cambria Math"/>
                    <w:lang w:val="ru-RU"/>
                  </w:rPr>
                  <m:t>∙</m:t>
                </m:r>
                <m:r>
                  <w:rPr>
                    <w:rFonts w:ascii="Cambria Math" w:eastAsiaTheme="minorEastAsia" w:hAnsi="Cambria Math"/>
                    <w:lang w:val="ru-RU"/>
                  </w:rPr>
                  <m:t>10</m:t>
                </m:r>
              </m:oMath>
            </m:oMathPara>
          </w:p>
          <w:p w14:paraId="1706710A" w14:textId="77777777" w:rsidR="00C20C60" w:rsidRPr="00D0452C" w:rsidRDefault="00C20C60" w:rsidP="00C20C60">
            <w:pPr>
              <w:jc w:val="center"/>
              <w:rPr>
                <w:lang w:val="ru-RU"/>
              </w:rPr>
            </w:pPr>
            <m:oMath>
              <m:r>
                <m:rPr>
                  <m:sty m:val="p"/>
                </m:rPr>
                <w:rPr>
                  <w:rFonts w:ascii="Cambria Math" w:hAnsi="Cambria Math"/>
                  <w:lang w:val="ru-RU"/>
                </w:rPr>
                <m:t>4×</m:t>
              </m:r>
              <m:sSup>
                <m:sSupPr>
                  <m:ctrlPr>
                    <w:rPr>
                      <w:rFonts w:ascii="Cambria Math" w:hAnsi="Cambria Math"/>
                      <w:lang w:val="ru-RU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ru-RU"/>
                    </w:rPr>
                    <m:t>10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lang w:val="ru-RU"/>
                    </w:rPr>
                    <m:t>11</m:t>
                  </m:r>
                </m:sup>
              </m:sSup>
            </m:oMath>
            <w:r w:rsidRPr="00D0452C">
              <w:rPr>
                <w:rFonts w:eastAsiaTheme="minorEastAsia"/>
                <w:lang w:val="ru-RU"/>
              </w:rPr>
              <w:t xml:space="preserve"> ppb</w:t>
            </w:r>
          </w:p>
        </w:tc>
        <w:tc>
          <w:tcPr>
            <w:tcW w:w="1134" w:type="dxa"/>
            <w:vAlign w:val="center"/>
          </w:tcPr>
          <w:p w14:paraId="6D2B3F82" w14:textId="77777777" w:rsidR="00C20C60" w:rsidRPr="00D0452C" w:rsidRDefault="00C20C60" w:rsidP="00C20C60">
            <w:pPr>
              <w:jc w:val="center"/>
              <w:rPr>
                <w:lang w:val="ru-RU"/>
              </w:rPr>
            </w:pPr>
            <w:r w:rsidRPr="00D0452C">
              <w:rPr>
                <w:lang w:val="ru-RU"/>
              </w:rPr>
              <w:t>1.8</w:t>
            </w:r>
          </w:p>
        </w:tc>
        <w:tc>
          <w:tcPr>
            <w:tcW w:w="1701" w:type="dxa"/>
            <w:vAlign w:val="center"/>
          </w:tcPr>
          <w:p w14:paraId="2F3044E1" w14:textId="77777777" w:rsidR="00C20C60" w:rsidRPr="00D0452C" w:rsidRDefault="00C20C60" w:rsidP="00C20C60">
            <w:pPr>
              <w:jc w:val="center"/>
              <w:rPr>
                <w:lang w:val="ru-RU"/>
              </w:rPr>
            </w:pPr>
            <w:r w:rsidRPr="00D0452C">
              <w:rPr>
                <w:lang w:val="ru-RU"/>
              </w:rPr>
              <w:t>99.65%</w:t>
            </w:r>
          </w:p>
        </w:tc>
        <w:tc>
          <w:tcPr>
            <w:tcW w:w="4417" w:type="dxa"/>
            <w:vAlign w:val="center"/>
          </w:tcPr>
          <w:p w14:paraId="69CF3FE1" w14:textId="77777777" w:rsidR="00C20C60" w:rsidRPr="008202D5" w:rsidRDefault="00C20C60" w:rsidP="00C20C60">
            <w:pPr>
              <w:jc w:val="center"/>
              <w:rPr>
                <w:lang w:val="ru-RU"/>
              </w:rPr>
            </w:pPr>
            <w:r w:rsidRPr="00D0452C">
              <w:rPr>
                <w:lang w:val="ru-RU"/>
              </w:rPr>
              <w:t xml:space="preserve">Уменьшение длины сгустка после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ru-RU"/>
                    </w:rPr>
                    <m:t>γ</m:t>
                  </m:r>
                </m:e>
                <m:sub>
                  <m:r>
                    <w:rPr>
                      <w:rFonts w:ascii="Cambria Math" w:hAnsi="Cambria Math"/>
                      <w:lang w:val="ru-RU"/>
                    </w:rPr>
                    <m:t>tr</m:t>
                  </m:r>
                </m:sub>
              </m:sSub>
            </m:oMath>
            <w:r w:rsidR="008202D5" w:rsidRPr="008202D5">
              <w:rPr>
                <w:lang w:val="ru-RU"/>
              </w:rPr>
              <w:t xml:space="preserve">, </w:t>
            </w:r>
            <w:r w:rsidR="008202D5">
              <w:rPr>
                <w:lang w:val="ru-RU"/>
              </w:rPr>
              <w:t xml:space="preserve">фокусирование после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ru-RU"/>
                    </w:rPr>
                    <m:t>γ</m:t>
                  </m:r>
                </m:e>
                <m:sub>
                  <m:r>
                    <w:rPr>
                      <w:rFonts w:ascii="Cambria Math" w:hAnsi="Cambria Math"/>
                      <w:lang w:val="ru-RU"/>
                    </w:rPr>
                    <m:t>tr</m:t>
                  </m:r>
                </m:sub>
              </m:sSub>
            </m:oMath>
          </w:p>
          <w:p w14:paraId="4ED29A44" w14:textId="77777777" w:rsidR="0010318B" w:rsidRPr="00D0452C" w:rsidRDefault="0010318B" w:rsidP="00C20C60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Рост эмиттанса</w:t>
            </w:r>
          </w:p>
        </w:tc>
      </w:tr>
      <w:tr w:rsidR="00C20C60" w:rsidRPr="005B552B" w14:paraId="4E9B006B" w14:textId="77777777" w:rsidTr="00F50CD4">
        <w:trPr>
          <w:trHeight w:val="852"/>
        </w:trPr>
        <w:tc>
          <w:tcPr>
            <w:tcW w:w="2122" w:type="dxa"/>
            <w:vAlign w:val="center"/>
          </w:tcPr>
          <w:p w14:paraId="23E96815" w14:textId="77777777" w:rsidR="00C20C60" w:rsidRDefault="00456B52" w:rsidP="00C20C60">
            <w:pPr>
              <w:jc w:val="center"/>
              <w:rPr>
                <w:rFonts w:eastAsiaTheme="minorEastAsia"/>
                <w:lang w:val="en-US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ru-RU"/>
                    </w:rPr>
                    <m:t>α</m:t>
                  </m:r>
                </m:e>
                <m:sub>
                  <m:r>
                    <w:rPr>
                      <w:rFonts w:ascii="Cambria Math" w:hAnsi="Cambria Math"/>
                      <w:lang w:val="ru-RU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lang w:val="ru-RU"/>
                </w:rPr>
                <m:t>=0.01</m:t>
              </m:r>
            </m:oMath>
            <w:r w:rsidR="00C20C60">
              <w:rPr>
                <w:rFonts w:eastAsiaTheme="minorEastAsia"/>
                <w:lang w:val="en-US"/>
              </w:rPr>
              <w:t>, exact</w:t>
            </w:r>
          </w:p>
          <w:p w14:paraId="4C4AB87C" w14:textId="77777777" w:rsidR="00C20C60" w:rsidRPr="00C20C60" w:rsidRDefault="00456B52" w:rsidP="00C20C60">
            <w:pPr>
              <w:jc w:val="center"/>
              <w:rPr>
                <w:rFonts w:eastAsiaTheme="minorEastAsia"/>
                <w:iCs/>
                <w:lang w:val="ru-RU"/>
              </w:rPr>
            </w:pPr>
            <m:oMathPara>
              <m:oMath>
                <m:f>
                  <m:fPr>
                    <m:type m:val="lin"/>
                    <m:ctrlPr>
                      <w:rPr>
                        <w:rFonts w:ascii="Cambria Math" w:hAnsi="Cambria Math"/>
                        <w:i/>
                        <w:iCs/>
                        <w:lang w:val="ru-RU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ru-RU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ru-RU"/>
                          </w:rPr>
                          <m:t>n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lang w:val="ru-RU"/>
                      </w:rPr>
                      <m:t>n</m:t>
                    </m:r>
                  </m:den>
                </m:f>
                <m:r>
                  <w:rPr>
                    <w:rFonts w:ascii="Cambria Math" w:eastAsiaTheme="minorEastAsia" w:hAnsi="Cambria Math"/>
                    <w:lang w:val="ru-RU"/>
                  </w:rPr>
                  <m:t>=+</m:t>
                </m:r>
                <m:r>
                  <w:rPr>
                    <w:rFonts w:ascii="Cambria Math" w:eastAsiaTheme="minorEastAsia" w:hAnsi="Cambria Math"/>
                    <w:lang w:val="ru-RU"/>
                  </w:rPr>
                  <m:t>i</m:t>
                </m:r>
                <m:r>
                  <w:rPr>
                    <w:rFonts w:ascii="Cambria Math" w:eastAsiaTheme="minorEastAsia" w:hAnsi="Cambria Math"/>
                    <w:lang w:val="ru-RU"/>
                  </w:rPr>
                  <m:t>∙</m:t>
                </m:r>
                <m:r>
                  <w:rPr>
                    <w:rFonts w:ascii="Cambria Math" w:eastAsiaTheme="minorEastAsia" w:hAnsi="Cambria Math"/>
                    <w:lang w:val="ru-RU"/>
                  </w:rPr>
                  <m:t>10</m:t>
                </m:r>
              </m:oMath>
            </m:oMathPara>
          </w:p>
          <w:p w14:paraId="69943DA1" w14:textId="77777777" w:rsidR="00C20C60" w:rsidRPr="00D0452C" w:rsidRDefault="00C20C60" w:rsidP="00C20C60">
            <w:pPr>
              <w:jc w:val="center"/>
              <w:rPr>
                <w:lang w:val="ru-RU"/>
              </w:rPr>
            </w:pPr>
            <m:oMath>
              <m:r>
                <m:rPr>
                  <m:sty m:val="p"/>
                </m:rPr>
                <w:rPr>
                  <w:rFonts w:ascii="Cambria Math" w:hAnsi="Cambria Math"/>
                  <w:lang w:val="ru-RU"/>
                </w:rPr>
                <m:t>4×</m:t>
              </m:r>
              <m:sSup>
                <m:sSupPr>
                  <m:ctrlPr>
                    <w:rPr>
                      <w:rFonts w:ascii="Cambria Math" w:hAnsi="Cambria Math"/>
                      <w:lang w:val="ru-RU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ru-RU"/>
                    </w:rPr>
                    <m:t>10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lang w:val="ru-RU"/>
                    </w:rPr>
                    <m:t>11</m:t>
                  </m:r>
                </m:sup>
              </m:sSup>
            </m:oMath>
            <w:r w:rsidRPr="00D0452C">
              <w:rPr>
                <w:rFonts w:eastAsiaTheme="minorEastAsia"/>
                <w:lang w:val="ru-RU"/>
              </w:rPr>
              <w:t xml:space="preserve"> ppb</w:t>
            </w:r>
          </w:p>
        </w:tc>
        <w:tc>
          <w:tcPr>
            <w:tcW w:w="1134" w:type="dxa"/>
            <w:vAlign w:val="center"/>
          </w:tcPr>
          <w:p w14:paraId="770D4411" w14:textId="77777777" w:rsidR="00C20C60" w:rsidRPr="00D0452C" w:rsidRDefault="00C20C60" w:rsidP="00C20C60">
            <w:pPr>
              <w:jc w:val="center"/>
              <w:rPr>
                <w:lang w:val="ru-RU"/>
              </w:rPr>
            </w:pPr>
            <w:r w:rsidRPr="00D0452C">
              <w:rPr>
                <w:lang w:val="ru-RU"/>
              </w:rPr>
              <w:t>1.9</w:t>
            </w:r>
          </w:p>
        </w:tc>
        <w:tc>
          <w:tcPr>
            <w:tcW w:w="1701" w:type="dxa"/>
            <w:vAlign w:val="center"/>
          </w:tcPr>
          <w:p w14:paraId="52F946AC" w14:textId="77777777" w:rsidR="00C20C60" w:rsidRPr="00D0452C" w:rsidRDefault="00C20C60" w:rsidP="00C20C60">
            <w:pPr>
              <w:jc w:val="center"/>
              <w:rPr>
                <w:lang w:val="ru-RU"/>
              </w:rPr>
            </w:pPr>
            <w:r w:rsidRPr="00D0452C">
              <w:rPr>
                <w:lang w:val="ru-RU"/>
              </w:rPr>
              <w:t>99.60%</w:t>
            </w:r>
          </w:p>
        </w:tc>
        <w:tc>
          <w:tcPr>
            <w:tcW w:w="4417" w:type="dxa"/>
            <w:vAlign w:val="center"/>
          </w:tcPr>
          <w:p w14:paraId="4019101F" w14:textId="77777777" w:rsidR="00C20C60" w:rsidRPr="008202D5" w:rsidRDefault="00C20C60" w:rsidP="00C20C60">
            <w:pPr>
              <w:jc w:val="center"/>
              <w:rPr>
                <w:lang w:val="ru-RU"/>
              </w:rPr>
            </w:pPr>
            <w:r w:rsidRPr="00D0452C">
              <w:rPr>
                <w:lang w:val="ru-RU"/>
              </w:rPr>
              <w:t xml:space="preserve">Уменьшение длины сгустка до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ru-RU"/>
                    </w:rPr>
                    <m:t>γ</m:t>
                  </m:r>
                </m:e>
                <m:sub>
                  <m:r>
                    <w:rPr>
                      <w:rFonts w:ascii="Cambria Math" w:hAnsi="Cambria Math"/>
                      <w:lang w:val="ru-RU"/>
                    </w:rPr>
                    <m:t>tr</m:t>
                  </m:r>
                </m:sub>
              </m:sSub>
            </m:oMath>
            <w:r w:rsidR="008202D5" w:rsidRPr="008202D5">
              <w:rPr>
                <w:lang w:val="ru-RU"/>
              </w:rPr>
              <w:t xml:space="preserve">, </w:t>
            </w:r>
            <w:r w:rsidR="008202D5">
              <w:rPr>
                <w:lang w:val="ru-RU"/>
              </w:rPr>
              <w:t xml:space="preserve">раскачивание после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ru-RU"/>
                    </w:rPr>
                    <m:t>γ</m:t>
                  </m:r>
                </m:e>
                <m:sub>
                  <m:r>
                    <w:rPr>
                      <w:rFonts w:ascii="Cambria Math" w:hAnsi="Cambria Math"/>
                      <w:lang w:val="ru-RU"/>
                    </w:rPr>
                    <m:t>tr</m:t>
                  </m:r>
                </m:sub>
              </m:sSub>
            </m:oMath>
          </w:p>
          <w:p w14:paraId="1C8C54B9" w14:textId="77777777" w:rsidR="0010318B" w:rsidRPr="00D0452C" w:rsidRDefault="0010318B" w:rsidP="00C20C60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Рост эмиттанса</w:t>
            </w:r>
          </w:p>
        </w:tc>
      </w:tr>
      <w:tr w:rsidR="00C20C60" w:rsidRPr="003C3DB3" w14:paraId="0E47C69E" w14:textId="77777777" w:rsidTr="00F50CD4">
        <w:trPr>
          <w:trHeight w:val="852"/>
        </w:trPr>
        <w:tc>
          <w:tcPr>
            <w:tcW w:w="2122" w:type="dxa"/>
            <w:vAlign w:val="center"/>
          </w:tcPr>
          <w:p w14:paraId="2B6BE017" w14:textId="77777777" w:rsidR="00C20C60" w:rsidRDefault="00456B52" w:rsidP="00C20C60">
            <w:pPr>
              <w:jc w:val="center"/>
              <w:rPr>
                <w:rFonts w:eastAsiaTheme="minorEastAsia"/>
                <w:lang w:val="en-US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ru-RU"/>
                    </w:rPr>
                    <m:t>α</m:t>
                  </m:r>
                </m:e>
                <m:sub>
                  <m:r>
                    <w:rPr>
                      <w:rFonts w:ascii="Cambria Math" w:hAnsi="Cambria Math"/>
                      <w:lang w:val="ru-RU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lang w:val="ru-RU"/>
                </w:rPr>
                <m:t>=0.01</m:t>
              </m:r>
            </m:oMath>
            <w:r w:rsidR="00C20C60">
              <w:rPr>
                <w:rFonts w:eastAsiaTheme="minorEastAsia"/>
                <w:lang w:val="en-US"/>
              </w:rPr>
              <w:t>, exact</w:t>
            </w:r>
          </w:p>
          <w:p w14:paraId="64809650" w14:textId="77777777" w:rsidR="00C20C60" w:rsidRPr="00C20C60" w:rsidRDefault="00456B52" w:rsidP="00C20C60">
            <w:pPr>
              <w:jc w:val="center"/>
              <w:rPr>
                <w:rFonts w:eastAsiaTheme="minorEastAsia"/>
                <w:iCs/>
                <w:lang w:val="ru-RU"/>
              </w:rPr>
            </w:pPr>
            <m:oMathPara>
              <m:oMath>
                <m:f>
                  <m:fPr>
                    <m:type m:val="lin"/>
                    <m:ctrlPr>
                      <w:rPr>
                        <w:rFonts w:ascii="Cambria Math" w:hAnsi="Cambria Math"/>
                        <w:i/>
                        <w:iCs/>
                        <w:lang w:val="ru-RU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ru-RU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ru-RU"/>
                          </w:rPr>
                          <m:t>n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lang w:val="ru-RU"/>
                      </w:rPr>
                      <m:t>n</m:t>
                    </m:r>
                  </m:den>
                </m:f>
                <m:r>
                  <w:rPr>
                    <w:rFonts w:ascii="Cambria Math" w:eastAsiaTheme="minorEastAsia" w:hAnsi="Cambria Math"/>
                    <w:lang w:val="ru-RU"/>
                  </w:rPr>
                  <m:t>=-</m:t>
                </m:r>
                <m:r>
                  <w:rPr>
                    <w:rFonts w:ascii="Cambria Math" w:eastAsiaTheme="minorEastAsia" w:hAnsi="Cambria Math"/>
                    <w:lang w:val="ru-RU"/>
                  </w:rPr>
                  <m:t>i</m:t>
                </m:r>
                <m:r>
                  <w:rPr>
                    <w:rFonts w:ascii="Cambria Math" w:eastAsiaTheme="minorEastAsia" w:hAnsi="Cambria Math"/>
                    <w:lang w:val="ru-RU"/>
                  </w:rPr>
                  <m:t>∙</m:t>
                </m:r>
                <m:r>
                  <w:rPr>
                    <w:rFonts w:ascii="Cambria Math" w:eastAsiaTheme="minorEastAsia" w:hAnsi="Cambria Math"/>
                    <w:lang w:val="ru-RU"/>
                  </w:rPr>
                  <m:t>10</m:t>
                </m:r>
              </m:oMath>
            </m:oMathPara>
          </w:p>
          <w:p w14:paraId="3413719A" w14:textId="77777777" w:rsidR="00C20C60" w:rsidRPr="00D0452C" w:rsidRDefault="00C20C60" w:rsidP="00C20C60">
            <w:pPr>
              <w:jc w:val="center"/>
              <w:rPr>
                <w:lang w:val="ru-RU"/>
              </w:rPr>
            </w:pPr>
            <m:oMath>
              <m:r>
                <m:rPr>
                  <m:sty m:val="p"/>
                </m:rPr>
                <w:rPr>
                  <w:rFonts w:ascii="Cambria Math" w:hAnsi="Cambria Math"/>
                  <w:lang w:val="ru-RU"/>
                </w:rPr>
                <m:t>1×</m:t>
              </m:r>
              <m:sSup>
                <m:sSupPr>
                  <m:ctrlPr>
                    <w:rPr>
                      <w:rFonts w:ascii="Cambria Math" w:hAnsi="Cambria Math"/>
                      <w:lang w:val="ru-RU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ru-RU"/>
                    </w:rPr>
                    <m:t>10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lang w:val="ru-RU"/>
                    </w:rPr>
                    <m:t>12</m:t>
                  </m:r>
                </m:sup>
              </m:sSup>
            </m:oMath>
            <w:r w:rsidRPr="00D0452C">
              <w:rPr>
                <w:rFonts w:eastAsiaTheme="minorEastAsia"/>
                <w:lang w:val="ru-RU"/>
              </w:rPr>
              <w:t xml:space="preserve"> ppb</w:t>
            </w:r>
          </w:p>
        </w:tc>
        <w:tc>
          <w:tcPr>
            <w:tcW w:w="1134" w:type="dxa"/>
            <w:vAlign w:val="center"/>
          </w:tcPr>
          <w:p w14:paraId="68F9E20E" w14:textId="77777777" w:rsidR="00C20C60" w:rsidRPr="00D0452C" w:rsidRDefault="00C20C60" w:rsidP="00C20C60">
            <w:pPr>
              <w:jc w:val="center"/>
              <w:rPr>
                <w:lang w:val="ru-RU"/>
              </w:rPr>
            </w:pPr>
            <w:r w:rsidRPr="00D0452C">
              <w:rPr>
                <w:lang w:val="ru-RU"/>
              </w:rPr>
              <w:t>2.3</w:t>
            </w:r>
          </w:p>
        </w:tc>
        <w:tc>
          <w:tcPr>
            <w:tcW w:w="1701" w:type="dxa"/>
            <w:vAlign w:val="center"/>
          </w:tcPr>
          <w:p w14:paraId="55622D5E" w14:textId="77777777" w:rsidR="00C20C60" w:rsidRPr="00D0452C" w:rsidRDefault="00C20C60" w:rsidP="00C20C60">
            <w:pPr>
              <w:jc w:val="center"/>
              <w:rPr>
                <w:lang w:val="ru-RU"/>
              </w:rPr>
            </w:pPr>
            <w:r w:rsidRPr="00D0452C">
              <w:rPr>
                <w:lang w:val="ru-RU"/>
              </w:rPr>
              <w:t>99.60%</w:t>
            </w:r>
          </w:p>
        </w:tc>
        <w:tc>
          <w:tcPr>
            <w:tcW w:w="4417" w:type="dxa"/>
            <w:vAlign w:val="center"/>
          </w:tcPr>
          <w:p w14:paraId="327359C6" w14:textId="77777777" w:rsidR="00C20C60" w:rsidRPr="0010318B" w:rsidRDefault="00C20C60" w:rsidP="00C20C60">
            <w:pPr>
              <w:jc w:val="center"/>
              <w:rPr>
                <w:lang w:val="ru-RU"/>
              </w:rPr>
            </w:pPr>
            <w:r w:rsidRPr="00D0452C">
              <w:rPr>
                <w:lang w:val="ru-RU"/>
              </w:rPr>
              <w:t xml:space="preserve">Существенное сжатие </w:t>
            </w:r>
            <w:r w:rsidR="008202D5">
              <w:rPr>
                <w:lang w:val="ru-RU"/>
              </w:rPr>
              <w:t xml:space="preserve">длины сгустка до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ru-RU"/>
                    </w:rPr>
                    <m:t>γ</m:t>
                  </m:r>
                </m:e>
                <m:sub>
                  <m:r>
                    <w:rPr>
                      <w:rFonts w:ascii="Cambria Math" w:hAnsi="Cambria Math"/>
                      <w:lang w:val="ru-RU"/>
                    </w:rPr>
                    <m:t>tr</m:t>
                  </m:r>
                </m:sub>
              </m:sSub>
            </m:oMath>
            <w:r w:rsidR="008202D5" w:rsidRPr="008202D5">
              <w:rPr>
                <w:lang w:val="ru-RU"/>
              </w:rPr>
              <w:t xml:space="preserve">, </w:t>
            </w:r>
            <w:r w:rsidR="0010318B">
              <w:rPr>
                <w:lang w:val="ru-RU"/>
              </w:rPr>
              <w:t>рост эмиттанса</w:t>
            </w:r>
            <w:r w:rsidRPr="00D0452C">
              <w:rPr>
                <w:lang w:val="ru-RU"/>
              </w:rPr>
              <w:t xml:space="preserve"> </w:t>
            </w:r>
          </w:p>
        </w:tc>
      </w:tr>
      <w:tr w:rsidR="00C20C60" w:rsidRPr="003C3DB3" w14:paraId="42621632" w14:textId="77777777" w:rsidTr="00F50CD4">
        <w:trPr>
          <w:trHeight w:val="852"/>
        </w:trPr>
        <w:tc>
          <w:tcPr>
            <w:tcW w:w="2122" w:type="dxa"/>
            <w:vAlign w:val="center"/>
          </w:tcPr>
          <w:p w14:paraId="729B4C06" w14:textId="77777777" w:rsidR="00C20C60" w:rsidRDefault="00456B52" w:rsidP="00C20C60">
            <w:pPr>
              <w:jc w:val="center"/>
              <w:rPr>
                <w:rFonts w:eastAsiaTheme="minorEastAsia"/>
                <w:lang w:val="en-US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ru-RU"/>
                    </w:rPr>
                    <m:t>α</m:t>
                  </m:r>
                </m:e>
                <m:sub>
                  <m:r>
                    <w:rPr>
                      <w:rFonts w:ascii="Cambria Math" w:hAnsi="Cambria Math"/>
                      <w:lang w:val="ru-RU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lang w:val="ru-RU"/>
                </w:rPr>
                <m:t>=0.01</m:t>
              </m:r>
            </m:oMath>
            <w:r w:rsidR="00C20C60">
              <w:rPr>
                <w:rFonts w:eastAsiaTheme="minorEastAsia"/>
                <w:lang w:val="en-US"/>
              </w:rPr>
              <w:t>, exact</w:t>
            </w:r>
          </w:p>
          <w:p w14:paraId="4AC07DF6" w14:textId="77777777" w:rsidR="00C20C60" w:rsidRPr="00C20C60" w:rsidRDefault="00456B52" w:rsidP="00C20C60">
            <w:pPr>
              <w:jc w:val="center"/>
              <w:rPr>
                <w:rFonts w:eastAsiaTheme="minorEastAsia"/>
                <w:iCs/>
                <w:lang w:val="ru-RU"/>
              </w:rPr>
            </w:pPr>
            <m:oMathPara>
              <m:oMath>
                <m:f>
                  <m:fPr>
                    <m:type m:val="lin"/>
                    <m:ctrlPr>
                      <w:rPr>
                        <w:rFonts w:ascii="Cambria Math" w:hAnsi="Cambria Math"/>
                        <w:i/>
                        <w:iCs/>
                        <w:lang w:val="ru-RU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ru-RU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ru-RU"/>
                          </w:rPr>
                          <m:t>n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lang w:val="ru-RU"/>
                      </w:rPr>
                      <m:t>n</m:t>
                    </m:r>
                  </m:den>
                </m:f>
                <m:r>
                  <w:rPr>
                    <w:rFonts w:ascii="Cambria Math" w:eastAsiaTheme="minorEastAsia" w:hAnsi="Cambria Math"/>
                    <w:lang w:val="ru-RU"/>
                  </w:rPr>
                  <m:t>=+</m:t>
                </m:r>
                <m:r>
                  <w:rPr>
                    <w:rFonts w:ascii="Cambria Math" w:eastAsiaTheme="minorEastAsia" w:hAnsi="Cambria Math"/>
                    <w:lang w:val="ru-RU"/>
                  </w:rPr>
                  <m:t>i</m:t>
                </m:r>
                <m:r>
                  <w:rPr>
                    <w:rFonts w:ascii="Cambria Math" w:eastAsiaTheme="minorEastAsia" w:hAnsi="Cambria Math"/>
                    <w:lang w:val="ru-RU"/>
                  </w:rPr>
                  <m:t>∙</m:t>
                </m:r>
                <m:r>
                  <w:rPr>
                    <w:rFonts w:ascii="Cambria Math" w:eastAsiaTheme="minorEastAsia" w:hAnsi="Cambria Math"/>
                    <w:lang w:val="ru-RU"/>
                  </w:rPr>
                  <m:t>10</m:t>
                </m:r>
              </m:oMath>
            </m:oMathPara>
          </w:p>
          <w:p w14:paraId="55AD22E7" w14:textId="77777777" w:rsidR="00C20C60" w:rsidRPr="00D0452C" w:rsidRDefault="00C20C60" w:rsidP="00C20C60">
            <w:pPr>
              <w:jc w:val="center"/>
              <w:rPr>
                <w:lang w:val="ru-RU"/>
              </w:rPr>
            </w:pPr>
            <m:oMath>
              <m:r>
                <m:rPr>
                  <m:sty m:val="p"/>
                </m:rPr>
                <w:rPr>
                  <w:rFonts w:ascii="Cambria Math" w:hAnsi="Cambria Math"/>
                  <w:lang w:val="ru-RU"/>
                </w:rPr>
                <m:t>1×</m:t>
              </m:r>
              <m:sSup>
                <m:sSupPr>
                  <m:ctrlPr>
                    <w:rPr>
                      <w:rFonts w:ascii="Cambria Math" w:hAnsi="Cambria Math"/>
                      <w:lang w:val="ru-RU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ru-RU"/>
                    </w:rPr>
                    <m:t>10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lang w:val="ru-RU"/>
                    </w:rPr>
                    <m:t>12</m:t>
                  </m:r>
                </m:sup>
              </m:sSup>
            </m:oMath>
            <w:r w:rsidRPr="00D0452C">
              <w:rPr>
                <w:rFonts w:eastAsiaTheme="minorEastAsia"/>
                <w:lang w:val="ru-RU"/>
              </w:rPr>
              <w:t xml:space="preserve"> ppb</w:t>
            </w:r>
          </w:p>
        </w:tc>
        <w:tc>
          <w:tcPr>
            <w:tcW w:w="1134" w:type="dxa"/>
            <w:vAlign w:val="center"/>
          </w:tcPr>
          <w:p w14:paraId="6E20DE44" w14:textId="77777777" w:rsidR="00C20C60" w:rsidRPr="00D0452C" w:rsidRDefault="00C20C60" w:rsidP="00C20C60">
            <w:pPr>
              <w:jc w:val="center"/>
              <w:rPr>
                <w:lang w:val="ru-RU"/>
              </w:rPr>
            </w:pPr>
            <w:r w:rsidRPr="00D0452C">
              <w:rPr>
                <w:lang w:val="ru-RU"/>
              </w:rPr>
              <w:t>4.1</w:t>
            </w:r>
          </w:p>
        </w:tc>
        <w:tc>
          <w:tcPr>
            <w:tcW w:w="1701" w:type="dxa"/>
            <w:vAlign w:val="center"/>
          </w:tcPr>
          <w:p w14:paraId="7DFBDB8C" w14:textId="77777777" w:rsidR="00C20C60" w:rsidRPr="00D0452C" w:rsidRDefault="00C20C60" w:rsidP="00C20C60">
            <w:pPr>
              <w:jc w:val="center"/>
              <w:rPr>
                <w:lang w:val="ru-RU"/>
              </w:rPr>
            </w:pPr>
            <w:r w:rsidRPr="00D0452C">
              <w:rPr>
                <w:lang w:val="ru-RU"/>
              </w:rPr>
              <w:t>98.60%</w:t>
            </w:r>
          </w:p>
        </w:tc>
        <w:tc>
          <w:tcPr>
            <w:tcW w:w="4417" w:type="dxa"/>
            <w:vAlign w:val="center"/>
          </w:tcPr>
          <w:p w14:paraId="42228C03" w14:textId="77777777" w:rsidR="0010318B" w:rsidRPr="0010318B" w:rsidRDefault="00C20C60" w:rsidP="00C20C60">
            <w:pPr>
              <w:jc w:val="center"/>
              <w:rPr>
                <w:lang w:val="ru-RU"/>
              </w:rPr>
            </w:pPr>
            <w:r w:rsidRPr="00D0452C">
              <w:rPr>
                <w:lang w:val="ru-RU"/>
              </w:rPr>
              <w:t>Увеличенная амплитуда квадрупольных колебаний</w:t>
            </w:r>
            <w:r w:rsidR="0010318B" w:rsidRPr="0010318B">
              <w:rPr>
                <w:lang w:val="ru-RU"/>
              </w:rPr>
              <w:t xml:space="preserve">, </w:t>
            </w:r>
            <w:r w:rsidR="008202D5">
              <w:rPr>
                <w:lang w:val="ru-RU"/>
              </w:rPr>
              <w:t>существенный</w:t>
            </w:r>
            <w:r w:rsidR="0010318B">
              <w:rPr>
                <w:lang w:val="ru-RU"/>
              </w:rPr>
              <w:t xml:space="preserve"> рост эмиттанса</w:t>
            </w:r>
          </w:p>
        </w:tc>
      </w:tr>
    </w:tbl>
    <w:p w14:paraId="47FA6477" w14:textId="77777777" w:rsidR="002F60DB" w:rsidRDefault="002F60DB" w:rsidP="00D43531">
      <w:pPr>
        <w:tabs>
          <w:tab w:val="left" w:pos="560"/>
          <w:tab w:val="left" w:pos="1121"/>
          <w:tab w:val="left" w:pos="1681"/>
          <w:tab w:val="left" w:pos="2242"/>
          <w:tab w:val="left" w:pos="2803"/>
          <w:tab w:val="left" w:pos="3363"/>
          <w:tab w:val="left" w:pos="3924"/>
          <w:tab w:val="left" w:pos="4485"/>
          <w:tab w:val="left" w:pos="5045"/>
          <w:tab w:val="left" w:pos="5606"/>
          <w:tab w:val="left" w:pos="6166"/>
          <w:tab w:val="left" w:pos="6727"/>
          <w:tab w:val="left" w:pos="7288"/>
          <w:tab w:val="left" w:pos="7848"/>
          <w:tab w:val="left" w:pos="8409"/>
          <w:tab w:val="left" w:pos="8970"/>
          <w:tab w:val="left" w:pos="9530"/>
          <w:tab w:val="left" w:pos="10091"/>
          <w:tab w:val="left" w:pos="10651"/>
          <w:tab w:val="left" w:pos="11212"/>
          <w:tab w:val="left" w:pos="11773"/>
          <w:tab w:val="left" w:pos="12333"/>
          <w:tab w:val="left" w:pos="12894"/>
          <w:tab w:val="left" w:pos="13455"/>
          <w:tab w:val="left" w:pos="14015"/>
          <w:tab w:val="left" w:pos="14576"/>
          <w:tab w:val="left" w:pos="15136"/>
          <w:tab w:val="left" w:pos="15697"/>
          <w:tab w:val="left" w:pos="16258"/>
          <w:tab w:val="left" w:pos="16818"/>
          <w:tab w:val="left" w:pos="17379"/>
          <w:tab w:val="left" w:pos="17940"/>
          <w:tab w:val="left" w:pos="18500"/>
          <w:tab w:val="left" w:pos="19061"/>
          <w:tab w:val="left" w:pos="19621"/>
          <w:tab w:val="left" w:pos="20182"/>
          <w:tab w:val="left" w:pos="20743"/>
          <w:tab w:val="left" w:pos="21303"/>
          <w:tab w:val="left" w:pos="21864"/>
          <w:tab w:val="left" w:pos="22425"/>
          <w:tab w:val="left" w:pos="22985"/>
          <w:tab w:val="left" w:pos="23546"/>
          <w:tab w:val="left" w:pos="24106"/>
          <w:tab w:val="left" w:pos="24667"/>
          <w:tab w:val="left" w:pos="25228"/>
          <w:tab w:val="left" w:pos="25788"/>
          <w:tab w:val="left" w:pos="26349"/>
          <w:tab w:val="left" w:pos="26910"/>
          <w:tab w:val="left" w:pos="27470"/>
          <w:tab w:val="left" w:pos="28031"/>
          <w:tab w:val="left" w:pos="28591"/>
          <w:tab w:val="left" w:pos="29152"/>
          <w:tab w:val="left" w:pos="29713"/>
          <w:tab w:val="left" w:pos="30273"/>
          <w:tab w:val="left" w:pos="30834"/>
          <w:tab w:val="left" w:pos="31395"/>
        </w:tabs>
        <w:autoSpaceDE w:val="0"/>
        <w:autoSpaceDN w:val="0"/>
        <w:adjustRightInd w:val="0"/>
        <w:spacing w:line="360" w:lineRule="auto"/>
        <w:rPr>
          <w:rFonts w:cstheme="minorHAnsi"/>
          <w:color w:val="000000" w:themeColor="text1"/>
          <w:lang w:val="ru-RU"/>
        </w:rPr>
      </w:pPr>
    </w:p>
    <w:p w14:paraId="6BECFD13" w14:textId="77777777" w:rsidR="00D0452C" w:rsidRDefault="00D0452C" w:rsidP="00D43531">
      <w:pPr>
        <w:tabs>
          <w:tab w:val="left" w:pos="560"/>
          <w:tab w:val="left" w:pos="1121"/>
          <w:tab w:val="left" w:pos="1681"/>
          <w:tab w:val="left" w:pos="2242"/>
          <w:tab w:val="left" w:pos="2803"/>
          <w:tab w:val="left" w:pos="3363"/>
          <w:tab w:val="left" w:pos="3924"/>
          <w:tab w:val="left" w:pos="4485"/>
          <w:tab w:val="left" w:pos="5045"/>
          <w:tab w:val="left" w:pos="5606"/>
          <w:tab w:val="left" w:pos="6166"/>
          <w:tab w:val="left" w:pos="6727"/>
          <w:tab w:val="left" w:pos="7288"/>
          <w:tab w:val="left" w:pos="7848"/>
          <w:tab w:val="left" w:pos="8409"/>
          <w:tab w:val="left" w:pos="8970"/>
          <w:tab w:val="left" w:pos="9530"/>
          <w:tab w:val="left" w:pos="10091"/>
          <w:tab w:val="left" w:pos="10651"/>
          <w:tab w:val="left" w:pos="11212"/>
          <w:tab w:val="left" w:pos="11773"/>
          <w:tab w:val="left" w:pos="12333"/>
          <w:tab w:val="left" w:pos="12894"/>
          <w:tab w:val="left" w:pos="13455"/>
          <w:tab w:val="left" w:pos="14015"/>
          <w:tab w:val="left" w:pos="14576"/>
          <w:tab w:val="left" w:pos="15136"/>
          <w:tab w:val="left" w:pos="15697"/>
          <w:tab w:val="left" w:pos="16258"/>
          <w:tab w:val="left" w:pos="16818"/>
          <w:tab w:val="left" w:pos="17379"/>
          <w:tab w:val="left" w:pos="17940"/>
          <w:tab w:val="left" w:pos="18500"/>
          <w:tab w:val="left" w:pos="19061"/>
          <w:tab w:val="left" w:pos="19621"/>
          <w:tab w:val="left" w:pos="20182"/>
          <w:tab w:val="left" w:pos="20743"/>
          <w:tab w:val="left" w:pos="21303"/>
          <w:tab w:val="left" w:pos="21864"/>
          <w:tab w:val="left" w:pos="22425"/>
          <w:tab w:val="left" w:pos="22985"/>
          <w:tab w:val="left" w:pos="23546"/>
          <w:tab w:val="left" w:pos="24106"/>
          <w:tab w:val="left" w:pos="24667"/>
          <w:tab w:val="left" w:pos="25228"/>
          <w:tab w:val="left" w:pos="25788"/>
          <w:tab w:val="left" w:pos="26349"/>
          <w:tab w:val="left" w:pos="26910"/>
          <w:tab w:val="left" w:pos="27470"/>
          <w:tab w:val="left" w:pos="28031"/>
          <w:tab w:val="left" w:pos="28591"/>
          <w:tab w:val="left" w:pos="29152"/>
          <w:tab w:val="left" w:pos="29713"/>
          <w:tab w:val="left" w:pos="30273"/>
          <w:tab w:val="left" w:pos="30834"/>
          <w:tab w:val="left" w:pos="31395"/>
        </w:tabs>
        <w:autoSpaceDE w:val="0"/>
        <w:autoSpaceDN w:val="0"/>
        <w:adjustRightInd w:val="0"/>
        <w:spacing w:line="360" w:lineRule="auto"/>
        <w:rPr>
          <w:rFonts w:cstheme="minorHAnsi"/>
          <w:color w:val="000000" w:themeColor="text1"/>
          <w:lang w:val="ru-RU"/>
        </w:rPr>
      </w:pPr>
    </w:p>
    <w:p w14:paraId="7DB5A58E" w14:textId="77777777" w:rsidR="004D2DB0" w:rsidRDefault="004D2DB0" w:rsidP="004D2DB0">
      <w:pPr>
        <w:tabs>
          <w:tab w:val="left" w:pos="560"/>
          <w:tab w:val="left" w:pos="1121"/>
          <w:tab w:val="left" w:pos="1681"/>
          <w:tab w:val="left" w:pos="2242"/>
          <w:tab w:val="left" w:pos="2803"/>
          <w:tab w:val="left" w:pos="3363"/>
          <w:tab w:val="left" w:pos="3924"/>
          <w:tab w:val="left" w:pos="4485"/>
          <w:tab w:val="left" w:pos="5045"/>
          <w:tab w:val="left" w:pos="5606"/>
          <w:tab w:val="left" w:pos="6166"/>
          <w:tab w:val="left" w:pos="6727"/>
          <w:tab w:val="left" w:pos="7288"/>
          <w:tab w:val="left" w:pos="7848"/>
          <w:tab w:val="left" w:pos="8409"/>
          <w:tab w:val="left" w:pos="8970"/>
          <w:tab w:val="left" w:pos="9530"/>
          <w:tab w:val="left" w:pos="10091"/>
          <w:tab w:val="left" w:pos="10651"/>
          <w:tab w:val="left" w:pos="11212"/>
          <w:tab w:val="left" w:pos="11773"/>
          <w:tab w:val="left" w:pos="12333"/>
          <w:tab w:val="left" w:pos="12894"/>
          <w:tab w:val="left" w:pos="13455"/>
          <w:tab w:val="left" w:pos="14015"/>
          <w:tab w:val="left" w:pos="14576"/>
          <w:tab w:val="left" w:pos="15136"/>
          <w:tab w:val="left" w:pos="15697"/>
          <w:tab w:val="left" w:pos="16258"/>
          <w:tab w:val="left" w:pos="16818"/>
          <w:tab w:val="left" w:pos="17379"/>
          <w:tab w:val="left" w:pos="17940"/>
          <w:tab w:val="left" w:pos="18500"/>
          <w:tab w:val="left" w:pos="19061"/>
          <w:tab w:val="left" w:pos="19621"/>
          <w:tab w:val="left" w:pos="20182"/>
          <w:tab w:val="left" w:pos="20743"/>
          <w:tab w:val="left" w:pos="21303"/>
          <w:tab w:val="left" w:pos="21864"/>
          <w:tab w:val="left" w:pos="22425"/>
          <w:tab w:val="left" w:pos="22985"/>
          <w:tab w:val="left" w:pos="23546"/>
          <w:tab w:val="left" w:pos="24106"/>
          <w:tab w:val="left" w:pos="24667"/>
          <w:tab w:val="left" w:pos="25228"/>
          <w:tab w:val="left" w:pos="25788"/>
          <w:tab w:val="left" w:pos="26349"/>
          <w:tab w:val="left" w:pos="26910"/>
          <w:tab w:val="left" w:pos="27470"/>
          <w:tab w:val="left" w:pos="28031"/>
          <w:tab w:val="left" w:pos="28591"/>
          <w:tab w:val="left" w:pos="29152"/>
          <w:tab w:val="left" w:pos="29713"/>
          <w:tab w:val="left" w:pos="30273"/>
          <w:tab w:val="left" w:pos="30834"/>
          <w:tab w:val="left" w:pos="31395"/>
        </w:tabs>
        <w:autoSpaceDE w:val="0"/>
        <w:autoSpaceDN w:val="0"/>
        <w:adjustRightInd w:val="0"/>
        <w:spacing w:line="360" w:lineRule="auto"/>
        <w:rPr>
          <w:rFonts w:cstheme="minorHAnsi"/>
          <w:color w:val="000000" w:themeColor="text1"/>
          <w:lang w:val="ru-RU"/>
        </w:rPr>
      </w:pPr>
      <w:r w:rsidRPr="00161C7B">
        <w:rPr>
          <w:rStyle w:val="ab"/>
          <w:rFonts w:cstheme="minorHAnsi"/>
          <w:b/>
          <w:bCs/>
          <w:color w:val="000000" w:themeColor="text1"/>
          <w:u w:val="none"/>
          <w:lang w:val="ru-RU"/>
        </w:rPr>
        <w:lastRenderedPageBreak/>
        <w:t xml:space="preserve">Таблица </w:t>
      </w:r>
      <w:r>
        <w:rPr>
          <w:rStyle w:val="ab"/>
          <w:rFonts w:cstheme="minorHAnsi"/>
          <w:b/>
          <w:bCs/>
          <w:color w:val="000000" w:themeColor="text1"/>
          <w:u w:val="none"/>
          <w:lang w:val="ru-RU"/>
        </w:rPr>
        <w:t>3</w:t>
      </w:r>
      <w:r>
        <w:rPr>
          <w:rStyle w:val="ab"/>
          <w:rFonts w:cstheme="minorHAnsi"/>
          <w:color w:val="000000" w:themeColor="text1"/>
          <w:u w:val="none"/>
          <w:lang w:val="ru-RU"/>
        </w:rPr>
        <w:t xml:space="preserve">. </w:t>
      </w:r>
      <w:r w:rsidRPr="002F60DB">
        <w:rPr>
          <w:rStyle w:val="ab"/>
          <w:rFonts w:cstheme="minorHAnsi"/>
          <w:color w:val="000000" w:themeColor="text1"/>
          <w:u w:val="none"/>
          <w:lang w:val="ru-RU"/>
        </w:rPr>
        <w:t>Основные параметры кольца и ВЧ для У-70</w:t>
      </w:r>
    </w:p>
    <w:tbl>
      <w:tblPr>
        <w:tblStyle w:val="ad"/>
        <w:tblW w:w="9303" w:type="dxa"/>
        <w:jc w:val="center"/>
        <w:tblLook w:val="04A0" w:firstRow="1" w:lastRow="0" w:firstColumn="1" w:lastColumn="0" w:noHBand="0" w:noVBand="1"/>
      </w:tblPr>
      <w:tblGrid>
        <w:gridCol w:w="3101"/>
        <w:gridCol w:w="3101"/>
        <w:gridCol w:w="3101"/>
      </w:tblGrid>
      <w:tr w:rsidR="004D2DB0" w14:paraId="52E8A767" w14:textId="77777777" w:rsidTr="004D2DB0">
        <w:trPr>
          <w:trHeight w:val="440"/>
          <w:jc w:val="center"/>
        </w:trPr>
        <w:tc>
          <w:tcPr>
            <w:tcW w:w="3101" w:type="dxa"/>
            <w:vAlign w:val="center"/>
          </w:tcPr>
          <w:p w14:paraId="3C9D28E7" w14:textId="77777777" w:rsidR="004D2DB0" w:rsidRDefault="004D2DB0" w:rsidP="004D2DB0">
            <w:pPr>
              <w:pStyle w:val="a7"/>
              <w:ind w:left="0"/>
              <w:jc w:val="center"/>
              <w:rPr>
                <w:lang w:val="ru-RU"/>
              </w:rPr>
            </w:pPr>
            <w:r w:rsidRPr="004D2DB0">
              <w:rPr>
                <w:lang w:val="ru-RU"/>
              </w:rPr>
              <w:t>Время от момента</w:t>
            </w:r>
          </w:p>
          <w:p w14:paraId="74370A8B" w14:textId="77777777" w:rsidR="004D2DB0" w:rsidRPr="004D2DB0" w:rsidRDefault="004D2DB0" w:rsidP="004D2DB0">
            <w:pPr>
              <w:pStyle w:val="a7"/>
              <w:ind w:left="0"/>
              <w:jc w:val="center"/>
              <w:rPr>
                <w:lang w:val="ru-RU"/>
              </w:rPr>
            </w:pPr>
            <w:r w:rsidRPr="004D2DB0">
              <w:rPr>
                <w:lang w:val="ru-RU"/>
              </w:rPr>
              <w:t>инжекции, мс</w:t>
            </w:r>
          </w:p>
        </w:tc>
        <w:tc>
          <w:tcPr>
            <w:tcW w:w="3101" w:type="dxa"/>
            <w:vAlign w:val="center"/>
          </w:tcPr>
          <w:p w14:paraId="7E9C7486" w14:textId="77777777" w:rsidR="004D2DB0" w:rsidRPr="004D2DB0" w:rsidRDefault="004D2DB0" w:rsidP="004D2DB0">
            <w:pPr>
              <w:pStyle w:val="a7"/>
              <w:ind w:left="0"/>
              <w:jc w:val="center"/>
              <w:rPr>
                <w:lang w:val="ru-RU"/>
              </w:rPr>
            </w:pPr>
            <w:r w:rsidRPr="004D2DB0">
              <w:rPr>
                <w:rFonts w:eastAsiaTheme="minorEastAsia"/>
                <w:lang w:val="ru-RU"/>
              </w:rPr>
              <w:t xml:space="preserve">Рабочая точка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ru-RU"/>
                    </w:rPr>
                    <m:t>ν</m:t>
                  </m:r>
                </m:e>
                <m:sub>
                  <m:r>
                    <w:rPr>
                      <w:rFonts w:ascii="Cambria Math" w:hAnsi="Cambria Math"/>
                      <w:lang w:val="ru-RU"/>
                    </w:rPr>
                    <m:t>x,y</m:t>
                  </m:r>
                </m:sub>
              </m:sSub>
            </m:oMath>
          </w:p>
        </w:tc>
        <w:tc>
          <w:tcPr>
            <w:tcW w:w="3101" w:type="dxa"/>
            <w:vAlign w:val="center"/>
          </w:tcPr>
          <w:p w14:paraId="532F2699" w14:textId="77777777" w:rsidR="004D2DB0" w:rsidRPr="004D2DB0" w:rsidRDefault="004D2DB0" w:rsidP="004D2DB0">
            <w:pPr>
              <w:pStyle w:val="a7"/>
              <w:ind w:left="0"/>
              <w:jc w:val="center"/>
              <w:rPr>
                <w:lang w:val="ru-RU"/>
              </w:rPr>
            </w:pPr>
            <w:r w:rsidRPr="004D2DB0">
              <w:rPr>
                <w:lang w:val="ru-RU"/>
              </w:rPr>
              <w:t>Относительно скачка</w:t>
            </w:r>
          </w:p>
        </w:tc>
      </w:tr>
      <w:tr w:rsidR="004D2DB0" w14:paraId="1E9EA86E" w14:textId="77777777" w:rsidTr="004D2DB0">
        <w:trPr>
          <w:trHeight w:val="440"/>
          <w:jc w:val="center"/>
        </w:trPr>
        <w:tc>
          <w:tcPr>
            <w:tcW w:w="3101" w:type="dxa"/>
            <w:vAlign w:val="center"/>
          </w:tcPr>
          <w:p w14:paraId="426B02DE" w14:textId="77777777" w:rsidR="004D2DB0" w:rsidRPr="004D2DB0" w:rsidRDefault="004D2DB0" w:rsidP="004D2DB0">
            <w:pPr>
              <w:pStyle w:val="a7"/>
              <w:ind w:left="0"/>
              <w:jc w:val="center"/>
              <w:rPr>
                <w:lang w:val="ru-RU"/>
              </w:rPr>
            </w:pPr>
            <w:r w:rsidRPr="004D2DB0">
              <w:rPr>
                <w:lang w:val="ru-RU"/>
              </w:rPr>
              <w:t>290</w:t>
            </w:r>
          </w:p>
        </w:tc>
        <w:tc>
          <w:tcPr>
            <w:tcW w:w="3101" w:type="dxa"/>
            <w:vAlign w:val="center"/>
          </w:tcPr>
          <w:p w14:paraId="1E59E06F" w14:textId="77777777" w:rsidR="004D2DB0" w:rsidRPr="004D2DB0" w:rsidRDefault="004D2DB0" w:rsidP="004D2DB0">
            <w:pPr>
              <w:pStyle w:val="a7"/>
              <w:ind w:left="0"/>
              <w:jc w:val="center"/>
              <w:rPr>
                <w:rFonts w:ascii="Calibri" w:eastAsia="Calibri" w:hAnsi="Calibri"/>
                <w:lang w:val="ru-RU"/>
              </w:rPr>
            </w:pPr>
            <m:oMathPara>
              <m:oMath>
                <m:r>
                  <w:rPr>
                    <w:rFonts w:ascii="Cambria Math" w:hAnsi="Cambria Math"/>
                    <w:lang w:val="ru-RU"/>
                  </w:rPr>
                  <m:t>9.921×9.842</m:t>
                </m:r>
              </m:oMath>
            </m:oMathPara>
          </w:p>
        </w:tc>
        <w:tc>
          <w:tcPr>
            <w:tcW w:w="3101" w:type="dxa"/>
            <w:vAlign w:val="center"/>
          </w:tcPr>
          <w:p w14:paraId="7903B75F" w14:textId="77777777" w:rsidR="004D2DB0" w:rsidRPr="004D2DB0" w:rsidRDefault="004D2DB0" w:rsidP="004D2DB0">
            <w:pPr>
              <w:pStyle w:val="a7"/>
              <w:ind w:left="0"/>
              <w:jc w:val="center"/>
              <w:rPr>
                <w:lang w:val="ru-RU"/>
              </w:rPr>
            </w:pPr>
            <w:r w:rsidRPr="004D2DB0">
              <w:rPr>
                <w:lang w:val="ru-RU"/>
              </w:rPr>
              <w:t>до процедуры</w:t>
            </w:r>
          </w:p>
        </w:tc>
      </w:tr>
      <w:tr w:rsidR="004D2DB0" w14:paraId="31539D07" w14:textId="77777777" w:rsidTr="004D2DB0">
        <w:trPr>
          <w:trHeight w:val="440"/>
          <w:jc w:val="center"/>
        </w:trPr>
        <w:tc>
          <w:tcPr>
            <w:tcW w:w="3101" w:type="dxa"/>
            <w:vAlign w:val="center"/>
          </w:tcPr>
          <w:p w14:paraId="47B0539C" w14:textId="77777777" w:rsidR="004D2DB0" w:rsidRPr="004D2DB0" w:rsidRDefault="004D2DB0" w:rsidP="004D2DB0">
            <w:pPr>
              <w:pStyle w:val="a7"/>
              <w:ind w:left="0"/>
              <w:jc w:val="center"/>
              <w:rPr>
                <w:lang w:val="ru-RU"/>
              </w:rPr>
            </w:pPr>
            <w:r w:rsidRPr="004D2DB0">
              <w:rPr>
                <w:lang w:val="ru-RU"/>
              </w:rPr>
              <w:t>295</w:t>
            </w:r>
          </w:p>
        </w:tc>
        <w:tc>
          <w:tcPr>
            <w:tcW w:w="3101" w:type="dxa"/>
            <w:vAlign w:val="center"/>
          </w:tcPr>
          <w:p w14:paraId="528464BB" w14:textId="77777777" w:rsidR="004D2DB0" w:rsidRPr="004D2DB0" w:rsidRDefault="004D2DB0" w:rsidP="004D2DB0">
            <w:pPr>
              <w:pStyle w:val="a7"/>
              <w:ind w:left="0"/>
              <w:jc w:val="center"/>
              <w:rPr>
                <w:i/>
                <w:lang w:val="ru-RU"/>
              </w:rPr>
            </w:pPr>
            <m:oMathPara>
              <m:oMath>
                <m:r>
                  <w:rPr>
                    <w:rFonts w:ascii="Cambria Math" w:hAnsi="Cambria Math"/>
                    <w:lang w:val="ru-RU"/>
                  </w:rPr>
                  <m:t>9.917×9.808</m:t>
                </m:r>
              </m:oMath>
            </m:oMathPara>
          </w:p>
        </w:tc>
        <w:tc>
          <w:tcPr>
            <w:tcW w:w="3101" w:type="dxa"/>
            <w:vAlign w:val="center"/>
          </w:tcPr>
          <w:p w14:paraId="3C194AB4" w14:textId="77777777" w:rsidR="004D2DB0" w:rsidRPr="004D2DB0" w:rsidRDefault="004D2DB0" w:rsidP="004D2DB0">
            <w:pPr>
              <w:pStyle w:val="a7"/>
              <w:ind w:left="0"/>
              <w:jc w:val="center"/>
              <w:rPr>
                <w:lang w:val="ru-RU"/>
              </w:rPr>
            </w:pPr>
            <w:r w:rsidRPr="004D2DB0">
              <w:rPr>
                <w:lang w:val="ru-RU"/>
              </w:rPr>
              <w:t>начало процедуры</w:t>
            </w:r>
          </w:p>
        </w:tc>
      </w:tr>
      <w:tr w:rsidR="004D2DB0" w14:paraId="038C046D" w14:textId="77777777" w:rsidTr="004D2DB0">
        <w:trPr>
          <w:trHeight w:val="440"/>
          <w:jc w:val="center"/>
        </w:trPr>
        <w:tc>
          <w:tcPr>
            <w:tcW w:w="3101" w:type="dxa"/>
            <w:vAlign w:val="center"/>
          </w:tcPr>
          <w:p w14:paraId="6FBBF3E0" w14:textId="77777777" w:rsidR="004D2DB0" w:rsidRPr="004D2DB0" w:rsidRDefault="004D2DB0" w:rsidP="004D2DB0">
            <w:pPr>
              <w:pStyle w:val="a7"/>
              <w:ind w:left="0"/>
              <w:jc w:val="center"/>
              <w:rPr>
                <w:lang w:val="ru-RU"/>
              </w:rPr>
            </w:pPr>
            <w:r w:rsidRPr="004D2DB0">
              <w:rPr>
                <w:lang w:val="ru-RU"/>
              </w:rPr>
              <w:t>310</w:t>
            </w:r>
          </w:p>
        </w:tc>
        <w:tc>
          <w:tcPr>
            <w:tcW w:w="3101" w:type="dxa"/>
            <w:vAlign w:val="center"/>
          </w:tcPr>
          <w:p w14:paraId="1887CC84" w14:textId="77777777" w:rsidR="004D2DB0" w:rsidRPr="004D2DB0" w:rsidRDefault="004D2DB0" w:rsidP="004D2DB0">
            <w:pPr>
              <w:pStyle w:val="a7"/>
              <w:ind w:left="0"/>
              <w:jc w:val="center"/>
              <w:rPr>
                <w:lang w:val="ru-RU"/>
              </w:rPr>
            </w:pPr>
            <m:oMathPara>
              <m:oMath>
                <m:r>
                  <w:rPr>
                    <w:rFonts w:ascii="Cambria Math" w:hAnsi="Cambria Math"/>
                    <w:lang w:val="ru-RU"/>
                  </w:rPr>
                  <m:t>9.849×9.787</m:t>
                </m:r>
              </m:oMath>
            </m:oMathPara>
          </w:p>
        </w:tc>
        <w:tc>
          <w:tcPr>
            <w:tcW w:w="3101" w:type="dxa"/>
            <w:vAlign w:val="center"/>
          </w:tcPr>
          <w:p w14:paraId="2CBDAC69" w14:textId="77777777" w:rsidR="004D2DB0" w:rsidRPr="004D2DB0" w:rsidRDefault="004D2DB0" w:rsidP="004D2DB0">
            <w:pPr>
              <w:pStyle w:val="a7"/>
              <w:ind w:left="0"/>
              <w:jc w:val="center"/>
              <w:rPr>
                <w:lang w:val="ru-RU"/>
              </w:rPr>
            </w:pPr>
            <w:r w:rsidRPr="004D2DB0">
              <w:rPr>
                <w:lang w:val="ru-RU"/>
              </w:rPr>
              <w:t>середина процедуры</w:t>
            </w:r>
          </w:p>
        </w:tc>
      </w:tr>
      <w:tr w:rsidR="004D2DB0" w14:paraId="0EB31BA6" w14:textId="77777777" w:rsidTr="004D2DB0">
        <w:trPr>
          <w:trHeight w:val="440"/>
          <w:jc w:val="center"/>
        </w:trPr>
        <w:tc>
          <w:tcPr>
            <w:tcW w:w="3101" w:type="dxa"/>
            <w:vAlign w:val="center"/>
          </w:tcPr>
          <w:p w14:paraId="2D9279A1" w14:textId="77777777" w:rsidR="004D2DB0" w:rsidRPr="004D2DB0" w:rsidRDefault="004D2DB0" w:rsidP="004D2DB0">
            <w:pPr>
              <w:pStyle w:val="a7"/>
              <w:ind w:left="0"/>
              <w:jc w:val="center"/>
              <w:rPr>
                <w:lang w:val="ru-RU"/>
              </w:rPr>
            </w:pPr>
            <w:r w:rsidRPr="004D2DB0">
              <w:rPr>
                <w:lang w:val="ru-RU"/>
              </w:rPr>
              <w:t>326</w:t>
            </w:r>
          </w:p>
        </w:tc>
        <w:tc>
          <w:tcPr>
            <w:tcW w:w="3101" w:type="dxa"/>
            <w:vAlign w:val="center"/>
          </w:tcPr>
          <w:p w14:paraId="6750D985" w14:textId="77777777" w:rsidR="004D2DB0" w:rsidRPr="004D2DB0" w:rsidRDefault="004D2DB0" w:rsidP="004D2DB0">
            <w:pPr>
              <w:pStyle w:val="a7"/>
              <w:ind w:left="0"/>
              <w:jc w:val="center"/>
              <w:rPr>
                <w:rFonts w:ascii="Calibri" w:eastAsia="Calibri" w:hAnsi="Calibri"/>
                <w:lang w:val="ru-RU"/>
              </w:rPr>
            </w:pPr>
            <m:oMathPara>
              <m:oMath>
                <m:r>
                  <w:rPr>
                    <w:rFonts w:ascii="Cambria Math" w:hAnsi="Cambria Math"/>
                    <w:lang w:val="ru-RU"/>
                  </w:rPr>
                  <m:t>9.780×9.771</m:t>
                </m:r>
              </m:oMath>
            </m:oMathPara>
          </w:p>
        </w:tc>
        <w:tc>
          <w:tcPr>
            <w:tcW w:w="3101" w:type="dxa"/>
            <w:vAlign w:val="center"/>
          </w:tcPr>
          <w:p w14:paraId="23B5C0D3" w14:textId="77777777" w:rsidR="004D2DB0" w:rsidRPr="004D2DB0" w:rsidRDefault="004D2DB0" w:rsidP="004D2DB0">
            <w:pPr>
              <w:pStyle w:val="a7"/>
              <w:ind w:left="0"/>
              <w:jc w:val="center"/>
              <w:rPr>
                <w:lang w:val="ru-RU"/>
              </w:rPr>
            </w:pPr>
            <w:r w:rsidRPr="004D2DB0">
              <w:rPr>
                <w:lang w:val="ru-RU"/>
              </w:rPr>
              <w:t>момент скачка</w:t>
            </w:r>
          </w:p>
        </w:tc>
      </w:tr>
      <w:tr w:rsidR="004D2DB0" w14:paraId="633C3A93" w14:textId="77777777" w:rsidTr="004D2DB0">
        <w:trPr>
          <w:trHeight w:val="440"/>
          <w:jc w:val="center"/>
        </w:trPr>
        <w:tc>
          <w:tcPr>
            <w:tcW w:w="3101" w:type="dxa"/>
            <w:vAlign w:val="center"/>
          </w:tcPr>
          <w:p w14:paraId="08385D3D" w14:textId="77777777" w:rsidR="004D2DB0" w:rsidRPr="004D2DB0" w:rsidRDefault="004D2DB0" w:rsidP="004D2DB0">
            <w:pPr>
              <w:pStyle w:val="a7"/>
              <w:ind w:left="0"/>
              <w:jc w:val="center"/>
              <w:rPr>
                <w:lang w:val="ru-RU"/>
              </w:rPr>
            </w:pPr>
            <w:r w:rsidRPr="004D2DB0">
              <w:rPr>
                <w:lang w:val="ru-RU"/>
              </w:rPr>
              <w:t>330</w:t>
            </w:r>
          </w:p>
        </w:tc>
        <w:tc>
          <w:tcPr>
            <w:tcW w:w="3101" w:type="dxa"/>
            <w:vAlign w:val="center"/>
          </w:tcPr>
          <w:p w14:paraId="755DADE5" w14:textId="77777777" w:rsidR="004D2DB0" w:rsidRPr="004D2DB0" w:rsidRDefault="004D2DB0" w:rsidP="004D2DB0">
            <w:pPr>
              <w:pStyle w:val="a7"/>
              <w:ind w:left="0"/>
              <w:jc w:val="center"/>
              <w:rPr>
                <w:lang w:val="ru-RU"/>
              </w:rPr>
            </w:pPr>
            <m:oMathPara>
              <m:oMath>
                <m:r>
                  <w:rPr>
                    <w:rFonts w:ascii="Cambria Math" w:hAnsi="Cambria Math"/>
                    <w:lang w:val="ru-RU"/>
                  </w:rPr>
                  <m:t>9.902×9.809</m:t>
                </m:r>
              </m:oMath>
            </m:oMathPara>
          </w:p>
        </w:tc>
        <w:tc>
          <w:tcPr>
            <w:tcW w:w="3101" w:type="dxa"/>
            <w:vAlign w:val="center"/>
          </w:tcPr>
          <w:p w14:paraId="25E527FF" w14:textId="77777777" w:rsidR="004D2DB0" w:rsidRPr="004D2DB0" w:rsidRDefault="004D2DB0" w:rsidP="004D2DB0">
            <w:pPr>
              <w:pStyle w:val="a7"/>
              <w:ind w:left="0"/>
              <w:jc w:val="center"/>
              <w:rPr>
                <w:lang w:val="ru-RU"/>
              </w:rPr>
            </w:pPr>
            <w:r w:rsidRPr="004D2DB0">
              <w:rPr>
                <w:lang w:val="ru-RU"/>
              </w:rPr>
              <w:t>после</w:t>
            </w:r>
          </w:p>
        </w:tc>
      </w:tr>
    </w:tbl>
    <w:p w14:paraId="18A00A8C" w14:textId="77777777" w:rsidR="00D0452C" w:rsidRDefault="00D0452C" w:rsidP="00D0452C">
      <w:pPr>
        <w:tabs>
          <w:tab w:val="left" w:pos="560"/>
          <w:tab w:val="left" w:pos="1121"/>
          <w:tab w:val="left" w:pos="1681"/>
          <w:tab w:val="left" w:pos="2242"/>
          <w:tab w:val="left" w:pos="2803"/>
          <w:tab w:val="left" w:pos="3363"/>
          <w:tab w:val="left" w:pos="3924"/>
          <w:tab w:val="left" w:pos="4485"/>
          <w:tab w:val="left" w:pos="5045"/>
          <w:tab w:val="left" w:pos="5606"/>
          <w:tab w:val="left" w:pos="6166"/>
          <w:tab w:val="left" w:pos="6727"/>
          <w:tab w:val="left" w:pos="7288"/>
          <w:tab w:val="left" w:pos="7848"/>
          <w:tab w:val="left" w:pos="8409"/>
          <w:tab w:val="left" w:pos="8970"/>
          <w:tab w:val="left" w:pos="9530"/>
          <w:tab w:val="left" w:pos="10091"/>
          <w:tab w:val="left" w:pos="10651"/>
          <w:tab w:val="left" w:pos="11212"/>
          <w:tab w:val="left" w:pos="11773"/>
          <w:tab w:val="left" w:pos="12333"/>
          <w:tab w:val="left" w:pos="12894"/>
          <w:tab w:val="left" w:pos="13455"/>
          <w:tab w:val="left" w:pos="14015"/>
          <w:tab w:val="left" w:pos="14576"/>
          <w:tab w:val="left" w:pos="15136"/>
          <w:tab w:val="left" w:pos="15697"/>
          <w:tab w:val="left" w:pos="16258"/>
          <w:tab w:val="left" w:pos="16818"/>
          <w:tab w:val="left" w:pos="17379"/>
          <w:tab w:val="left" w:pos="17940"/>
          <w:tab w:val="left" w:pos="18500"/>
          <w:tab w:val="left" w:pos="19061"/>
          <w:tab w:val="left" w:pos="19621"/>
          <w:tab w:val="left" w:pos="20182"/>
          <w:tab w:val="left" w:pos="20743"/>
          <w:tab w:val="left" w:pos="21303"/>
          <w:tab w:val="left" w:pos="21864"/>
          <w:tab w:val="left" w:pos="22425"/>
          <w:tab w:val="left" w:pos="22985"/>
          <w:tab w:val="left" w:pos="23546"/>
          <w:tab w:val="left" w:pos="24106"/>
          <w:tab w:val="left" w:pos="24667"/>
          <w:tab w:val="left" w:pos="25228"/>
          <w:tab w:val="left" w:pos="25788"/>
          <w:tab w:val="left" w:pos="26349"/>
          <w:tab w:val="left" w:pos="26910"/>
          <w:tab w:val="left" w:pos="27470"/>
          <w:tab w:val="left" w:pos="28031"/>
          <w:tab w:val="left" w:pos="28591"/>
          <w:tab w:val="left" w:pos="29152"/>
          <w:tab w:val="left" w:pos="29713"/>
          <w:tab w:val="left" w:pos="30273"/>
          <w:tab w:val="left" w:pos="30834"/>
          <w:tab w:val="left" w:pos="31395"/>
        </w:tabs>
        <w:autoSpaceDE w:val="0"/>
        <w:autoSpaceDN w:val="0"/>
        <w:adjustRightInd w:val="0"/>
        <w:spacing w:line="360" w:lineRule="auto"/>
        <w:rPr>
          <w:rStyle w:val="ab"/>
          <w:rFonts w:cstheme="minorHAnsi"/>
          <w:b/>
          <w:bCs/>
          <w:color w:val="000000" w:themeColor="text1"/>
          <w:u w:val="none"/>
          <w:lang w:val="ru-RU"/>
        </w:rPr>
      </w:pPr>
    </w:p>
    <w:p w14:paraId="4EC15AF9" w14:textId="77777777" w:rsidR="00D0452C" w:rsidRDefault="00D0452C" w:rsidP="00D0452C">
      <w:pPr>
        <w:tabs>
          <w:tab w:val="left" w:pos="560"/>
          <w:tab w:val="left" w:pos="1121"/>
          <w:tab w:val="left" w:pos="1681"/>
          <w:tab w:val="left" w:pos="2242"/>
          <w:tab w:val="left" w:pos="2803"/>
          <w:tab w:val="left" w:pos="3363"/>
          <w:tab w:val="left" w:pos="3924"/>
          <w:tab w:val="left" w:pos="4485"/>
          <w:tab w:val="left" w:pos="5045"/>
          <w:tab w:val="left" w:pos="5606"/>
          <w:tab w:val="left" w:pos="6166"/>
          <w:tab w:val="left" w:pos="6727"/>
          <w:tab w:val="left" w:pos="7288"/>
          <w:tab w:val="left" w:pos="7848"/>
          <w:tab w:val="left" w:pos="8409"/>
          <w:tab w:val="left" w:pos="8970"/>
          <w:tab w:val="left" w:pos="9530"/>
          <w:tab w:val="left" w:pos="10091"/>
          <w:tab w:val="left" w:pos="10651"/>
          <w:tab w:val="left" w:pos="11212"/>
          <w:tab w:val="left" w:pos="11773"/>
          <w:tab w:val="left" w:pos="12333"/>
          <w:tab w:val="left" w:pos="12894"/>
          <w:tab w:val="left" w:pos="13455"/>
          <w:tab w:val="left" w:pos="14015"/>
          <w:tab w:val="left" w:pos="14576"/>
          <w:tab w:val="left" w:pos="15136"/>
          <w:tab w:val="left" w:pos="15697"/>
          <w:tab w:val="left" w:pos="16258"/>
          <w:tab w:val="left" w:pos="16818"/>
          <w:tab w:val="left" w:pos="17379"/>
          <w:tab w:val="left" w:pos="17940"/>
          <w:tab w:val="left" w:pos="18500"/>
          <w:tab w:val="left" w:pos="19061"/>
          <w:tab w:val="left" w:pos="19621"/>
          <w:tab w:val="left" w:pos="20182"/>
          <w:tab w:val="left" w:pos="20743"/>
          <w:tab w:val="left" w:pos="21303"/>
          <w:tab w:val="left" w:pos="21864"/>
          <w:tab w:val="left" w:pos="22425"/>
          <w:tab w:val="left" w:pos="22985"/>
          <w:tab w:val="left" w:pos="23546"/>
          <w:tab w:val="left" w:pos="24106"/>
          <w:tab w:val="left" w:pos="24667"/>
          <w:tab w:val="left" w:pos="25228"/>
          <w:tab w:val="left" w:pos="25788"/>
          <w:tab w:val="left" w:pos="26349"/>
          <w:tab w:val="left" w:pos="26910"/>
          <w:tab w:val="left" w:pos="27470"/>
          <w:tab w:val="left" w:pos="28031"/>
          <w:tab w:val="left" w:pos="28591"/>
          <w:tab w:val="left" w:pos="29152"/>
          <w:tab w:val="left" w:pos="29713"/>
          <w:tab w:val="left" w:pos="30273"/>
          <w:tab w:val="left" w:pos="30834"/>
          <w:tab w:val="left" w:pos="31395"/>
        </w:tabs>
        <w:autoSpaceDE w:val="0"/>
        <w:autoSpaceDN w:val="0"/>
        <w:adjustRightInd w:val="0"/>
        <w:spacing w:line="360" w:lineRule="auto"/>
        <w:rPr>
          <w:rStyle w:val="ab"/>
          <w:rFonts w:cstheme="minorHAnsi"/>
          <w:color w:val="000000" w:themeColor="text1"/>
          <w:u w:val="none"/>
          <w:lang w:val="ru-RU"/>
        </w:rPr>
      </w:pPr>
      <w:r w:rsidRPr="00161C7B">
        <w:rPr>
          <w:rStyle w:val="ab"/>
          <w:rFonts w:cstheme="minorHAnsi"/>
          <w:b/>
          <w:bCs/>
          <w:color w:val="000000" w:themeColor="text1"/>
          <w:u w:val="none"/>
          <w:lang w:val="ru-RU"/>
        </w:rPr>
        <w:t xml:space="preserve">Таблица </w:t>
      </w:r>
      <w:r w:rsidR="004D2DB0">
        <w:rPr>
          <w:rStyle w:val="ab"/>
          <w:rFonts w:cstheme="minorHAnsi"/>
          <w:b/>
          <w:bCs/>
          <w:color w:val="000000" w:themeColor="text1"/>
          <w:u w:val="none"/>
          <w:lang w:val="ru-RU"/>
        </w:rPr>
        <w:t>4</w:t>
      </w:r>
      <w:r>
        <w:rPr>
          <w:rStyle w:val="ab"/>
          <w:rFonts w:cstheme="minorHAnsi"/>
          <w:color w:val="000000" w:themeColor="text1"/>
          <w:u w:val="none"/>
          <w:lang w:val="ru-RU"/>
        </w:rPr>
        <w:t xml:space="preserve">. </w:t>
      </w:r>
      <w:r w:rsidRPr="00D0452C">
        <w:rPr>
          <w:rStyle w:val="ab"/>
          <w:rFonts w:cstheme="minorHAnsi"/>
          <w:color w:val="000000" w:themeColor="text1"/>
          <w:u w:val="none"/>
          <w:lang w:val="ru-RU"/>
        </w:rPr>
        <w:t>Результаты численного моделирования прохождения критической энергии скачком с учётом влияния различных импедансов для различных интенсивностей.</w:t>
      </w:r>
    </w:p>
    <w:p w14:paraId="6ACBF28C" w14:textId="77777777" w:rsidR="00D0452C" w:rsidRDefault="00D0452C" w:rsidP="00D43531">
      <w:pPr>
        <w:tabs>
          <w:tab w:val="left" w:pos="560"/>
          <w:tab w:val="left" w:pos="1121"/>
          <w:tab w:val="left" w:pos="1681"/>
          <w:tab w:val="left" w:pos="2242"/>
          <w:tab w:val="left" w:pos="2803"/>
          <w:tab w:val="left" w:pos="3363"/>
          <w:tab w:val="left" w:pos="3924"/>
          <w:tab w:val="left" w:pos="4485"/>
          <w:tab w:val="left" w:pos="5045"/>
          <w:tab w:val="left" w:pos="5606"/>
          <w:tab w:val="left" w:pos="6166"/>
          <w:tab w:val="left" w:pos="6727"/>
          <w:tab w:val="left" w:pos="7288"/>
          <w:tab w:val="left" w:pos="7848"/>
          <w:tab w:val="left" w:pos="8409"/>
          <w:tab w:val="left" w:pos="8970"/>
          <w:tab w:val="left" w:pos="9530"/>
          <w:tab w:val="left" w:pos="10091"/>
          <w:tab w:val="left" w:pos="10651"/>
          <w:tab w:val="left" w:pos="11212"/>
          <w:tab w:val="left" w:pos="11773"/>
          <w:tab w:val="left" w:pos="12333"/>
          <w:tab w:val="left" w:pos="12894"/>
          <w:tab w:val="left" w:pos="13455"/>
          <w:tab w:val="left" w:pos="14015"/>
          <w:tab w:val="left" w:pos="14576"/>
          <w:tab w:val="left" w:pos="15136"/>
          <w:tab w:val="left" w:pos="15697"/>
          <w:tab w:val="left" w:pos="16258"/>
          <w:tab w:val="left" w:pos="16818"/>
          <w:tab w:val="left" w:pos="17379"/>
          <w:tab w:val="left" w:pos="17940"/>
          <w:tab w:val="left" w:pos="18500"/>
          <w:tab w:val="left" w:pos="19061"/>
          <w:tab w:val="left" w:pos="19621"/>
          <w:tab w:val="left" w:pos="20182"/>
          <w:tab w:val="left" w:pos="20743"/>
          <w:tab w:val="left" w:pos="21303"/>
          <w:tab w:val="left" w:pos="21864"/>
          <w:tab w:val="left" w:pos="22425"/>
          <w:tab w:val="left" w:pos="22985"/>
          <w:tab w:val="left" w:pos="23546"/>
          <w:tab w:val="left" w:pos="24106"/>
          <w:tab w:val="left" w:pos="24667"/>
          <w:tab w:val="left" w:pos="25228"/>
          <w:tab w:val="left" w:pos="25788"/>
          <w:tab w:val="left" w:pos="26349"/>
          <w:tab w:val="left" w:pos="26910"/>
          <w:tab w:val="left" w:pos="27470"/>
          <w:tab w:val="left" w:pos="28031"/>
          <w:tab w:val="left" w:pos="28591"/>
          <w:tab w:val="left" w:pos="29152"/>
          <w:tab w:val="left" w:pos="29713"/>
          <w:tab w:val="left" w:pos="30273"/>
          <w:tab w:val="left" w:pos="30834"/>
          <w:tab w:val="left" w:pos="31395"/>
        </w:tabs>
        <w:autoSpaceDE w:val="0"/>
        <w:autoSpaceDN w:val="0"/>
        <w:adjustRightInd w:val="0"/>
        <w:spacing w:line="360" w:lineRule="auto"/>
        <w:rPr>
          <w:rFonts w:cstheme="minorHAnsi"/>
          <w:color w:val="000000" w:themeColor="text1"/>
          <w:lang w:val="ru-RU"/>
        </w:rPr>
      </w:pPr>
    </w:p>
    <w:tbl>
      <w:tblPr>
        <w:tblStyle w:val="ad"/>
        <w:tblpPr w:leftFromText="180" w:rightFromText="180" w:vertAnchor="text" w:horzAnchor="margin" w:tblpY="-98"/>
        <w:tblW w:w="9368" w:type="dxa"/>
        <w:tblLook w:val="04A0" w:firstRow="1" w:lastRow="0" w:firstColumn="1" w:lastColumn="0" w:noHBand="0" w:noVBand="1"/>
      </w:tblPr>
      <w:tblGrid>
        <w:gridCol w:w="1980"/>
        <w:gridCol w:w="1134"/>
        <w:gridCol w:w="1701"/>
        <w:gridCol w:w="4553"/>
      </w:tblGrid>
      <w:tr w:rsidR="00D0452C" w:rsidRPr="00811650" w14:paraId="7B7C6685" w14:textId="77777777" w:rsidTr="000D48DE">
        <w:trPr>
          <w:trHeight w:val="622"/>
        </w:trPr>
        <w:tc>
          <w:tcPr>
            <w:tcW w:w="1980" w:type="dxa"/>
            <w:vAlign w:val="center"/>
          </w:tcPr>
          <w:p w14:paraId="2D24DADF" w14:textId="77777777" w:rsidR="00D0452C" w:rsidRPr="00811650" w:rsidRDefault="00F50CD4" w:rsidP="004D2288">
            <w:pPr>
              <w:jc w:val="center"/>
              <w:rPr>
                <w:i/>
                <w:lang w:val="ru-RU"/>
              </w:rPr>
            </w:pPr>
            <w:r>
              <w:rPr>
                <w:lang w:val="ru-RU"/>
              </w:rPr>
              <w:t>Параметры моделирования</w:t>
            </w:r>
          </w:p>
        </w:tc>
        <w:tc>
          <w:tcPr>
            <w:tcW w:w="1134" w:type="dxa"/>
          </w:tcPr>
          <w:p w14:paraId="79ED7A25" w14:textId="77777777" w:rsidR="00D0452C" w:rsidRPr="00811650" w:rsidRDefault="00D0452C" w:rsidP="004D2288">
            <w:pPr>
              <w:jc w:val="center"/>
              <w:rPr>
                <w:lang w:val="ru-RU"/>
              </w:rPr>
            </w:pPr>
            <w:r w:rsidRPr="00811650">
              <w:rPr>
                <w:lang w:val="ru-RU"/>
              </w:rPr>
              <w:t>95% фазовый объем</w:t>
            </w:r>
          </w:p>
        </w:tc>
        <w:tc>
          <w:tcPr>
            <w:tcW w:w="1701" w:type="dxa"/>
            <w:vAlign w:val="center"/>
          </w:tcPr>
          <w:p w14:paraId="2673D52E" w14:textId="77777777" w:rsidR="00D0452C" w:rsidRPr="00811650" w:rsidRDefault="00D0452C" w:rsidP="004D2288">
            <w:pPr>
              <w:jc w:val="center"/>
              <w:rPr>
                <w:lang w:val="ru-RU"/>
              </w:rPr>
            </w:pPr>
            <w:r w:rsidRPr="00811650">
              <w:rPr>
                <w:lang w:val="ru-RU"/>
              </w:rPr>
              <w:t>Сохранение пучка (9 ГэВ)</w:t>
            </w:r>
          </w:p>
        </w:tc>
        <w:tc>
          <w:tcPr>
            <w:tcW w:w="4553" w:type="dxa"/>
            <w:vAlign w:val="center"/>
          </w:tcPr>
          <w:p w14:paraId="44C60361" w14:textId="77777777" w:rsidR="00D0452C" w:rsidRPr="00811650" w:rsidRDefault="00D0452C" w:rsidP="004D2288">
            <w:pPr>
              <w:jc w:val="center"/>
              <w:rPr>
                <w:lang w:val="ru-RU"/>
              </w:rPr>
            </w:pPr>
            <w:r w:rsidRPr="00811650">
              <w:rPr>
                <w:lang w:val="ru-RU"/>
              </w:rPr>
              <w:t>Особенности</w:t>
            </w:r>
          </w:p>
        </w:tc>
      </w:tr>
      <w:tr w:rsidR="00040965" w:rsidRPr="003C3DB3" w14:paraId="48547375" w14:textId="77777777" w:rsidTr="000D48DE">
        <w:trPr>
          <w:trHeight w:val="884"/>
        </w:trPr>
        <w:tc>
          <w:tcPr>
            <w:tcW w:w="1980" w:type="dxa"/>
            <w:vAlign w:val="center"/>
          </w:tcPr>
          <w:p w14:paraId="6E75E4B0" w14:textId="77777777" w:rsidR="00040965" w:rsidRPr="00492EE5" w:rsidRDefault="00456B52" w:rsidP="00040965">
            <w:pPr>
              <w:jc w:val="center"/>
              <w:rPr>
                <w:lang w:val="en-US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ru-RU"/>
                    </w:rPr>
                    <m:t>α</m:t>
                  </m:r>
                </m:e>
                <m:sub>
                  <m:r>
                    <w:rPr>
                      <w:rFonts w:ascii="Cambria Math" w:hAnsi="Cambria Math"/>
                      <w:lang w:val="ru-RU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  <w:lang w:val="ru-RU"/>
                </w:rPr>
                <m:t>=0</m:t>
              </m:r>
            </m:oMath>
            <w:r w:rsidR="00040965" w:rsidRPr="00492EE5">
              <w:rPr>
                <w:lang w:val="ru-RU"/>
              </w:rPr>
              <w:t xml:space="preserve">, </w:t>
            </w:r>
            <w:r w:rsidR="00040965">
              <w:rPr>
                <w:lang w:val="en-US"/>
              </w:rPr>
              <w:t>simple</w:t>
            </w:r>
          </w:p>
          <w:p w14:paraId="3BD33530" w14:textId="77777777" w:rsidR="00040965" w:rsidRPr="00D0452C" w:rsidRDefault="00040965" w:rsidP="00040965">
            <w:pPr>
              <w:jc w:val="center"/>
              <w:rPr>
                <w:lang w:val="ru-RU"/>
              </w:rPr>
            </w:pPr>
            <w:r w:rsidRPr="00D0452C">
              <w:rPr>
                <w:lang w:val="ru-RU"/>
              </w:rPr>
              <w:t>Без импеданса</w:t>
            </w:r>
          </w:p>
        </w:tc>
        <w:tc>
          <w:tcPr>
            <w:tcW w:w="1134" w:type="dxa"/>
            <w:vAlign w:val="center"/>
          </w:tcPr>
          <w:p w14:paraId="30AC5904" w14:textId="77777777" w:rsidR="00040965" w:rsidRPr="00800C25" w:rsidRDefault="00800C25" w:rsidP="0004096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1.165</w:t>
            </w:r>
          </w:p>
        </w:tc>
        <w:tc>
          <w:tcPr>
            <w:tcW w:w="1701" w:type="dxa"/>
            <w:vAlign w:val="center"/>
          </w:tcPr>
          <w:p w14:paraId="5EDFBB7A" w14:textId="77777777" w:rsidR="00040965" w:rsidRPr="00811650" w:rsidRDefault="003A58A6" w:rsidP="00040965">
            <w:pPr>
              <w:jc w:val="center"/>
              <w:rPr>
                <w:lang w:val="ru-RU"/>
              </w:rPr>
            </w:pPr>
            <w:r w:rsidRPr="00811650">
              <w:rPr>
                <w:lang w:val="ru-RU"/>
              </w:rPr>
              <w:t>100%</w:t>
            </w:r>
          </w:p>
        </w:tc>
        <w:tc>
          <w:tcPr>
            <w:tcW w:w="4553" w:type="dxa"/>
            <w:vAlign w:val="center"/>
          </w:tcPr>
          <w:p w14:paraId="48282D08" w14:textId="77777777" w:rsidR="00040965" w:rsidRPr="00811650" w:rsidRDefault="003A58A6" w:rsidP="00040965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Простая модель</w:t>
            </w:r>
            <w:r>
              <w:rPr>
                <w:lang w:val="ru-RU"/>
              </w:rPr>
              <w:br/>
              <w:t>Рост эмиттанса отсутствует</w:t>
            </w:r>
          </w:p>
        </w:tc>
      </w:tr>
      <w:tr w:rsidR="00040965" w:rsidRPr="003C3DB3" w14:paraId="5ACC842A" w14:textId="77777777" w:rsidTr="000D48DE">
        <w:trPr>
          <w:trHeight w:val="884"/>
        </w:trPr>
        <w:tc>
          <w:tcPr>
            <w:tcW w:w="1980" w:type="dxa"/>
            <w:vAlign w:val="center"/>
          </w:tcPr>
          <w:p w14:paraId="6ADE2A64" w14:textId="77777777" w:rsidR="00040965" w:rsidRPr="00C20C60" w:rsidRDefault="00456B52" w:rsidP="00040965">
            <w:pPr>
              <w:jc w:val="center"/>
              <w:rPr>
                <w:lang w:val="en-US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ru-RU"/>
                    </w:rPr>
                    <m:t>α</m:t>
                  </m:r>
                </m:e>
                <m:sub>
                  <m:r>
                    <w:rPr>
                      <w:rFonts w:ascii="Cambria Math" w:hAnsi="Cambria Math"/>
                      <w:lang w:val="ru-RU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lang w:val="ru-RU"/>
                </w:rPr>
                <m:t>=0</m:t>
              </m:r>
            </m:oMath>
            <w:r w:rsidR="00040965">
              <w:rPr>
                <w:lang w:val="en-US"/>
              </w:rPr>
              <w:t>, exact</w:t>
            </w:r>
          </w:p>
          <w:p w14:paraId="680D24D4" w14:textId="77777777" w:rsidR="00040965" w:rsidRPr="00492EE5" w:rsidRDefault="00040965" w:rsidP="00040965">
            <w:pPr>
              <w:jc w:val="center"/>
              <w:rPr>
                <w:lang w:val="ru-RU"/>
              </w:rPr>
            </w:pPr>
            <w:r w:rsidRPr="00D0452C">
              <w:rPr>
                <w:lang w:val="ru-RU"/>
              </w:rPr>
              <w:t>Без импеданса</w:t>
            </w:r>
          </w:p>
        </w:tc>
        <w:tc>
          <w:tcPr>
            <w:tcW w:w="1134" w:type="dxa"/>
            <w:vAlign w:val="center"/>
          </w:tcPr>
          <w:p w14:paraId="5B4AC56F" w14:textId="77777777" w:rsidR="00040965" w:rsidRPr="00800C25" w:rsidRDefault="00040965" w:rsidP="00040965">
            <w:pPr>
              <w:jc w:val="center"/>
              <w:rPr>
                <w:lang w:val="en-US"/>
              </w:rPr>
            </w:pPr>
            <w:r w:rsidRPr="00811650">
              <w:rPr>
                <w:lang w:val="ru-RU"/>
              </w:rPr>
              <w:t>1.16</w:t>
            </w:r>
            <w:r w:rsidR="00800C25">
              <w:rPr>
                <w:lang w:val="en-US"/>
              </w:rPr>
              <w:t>7</w:t>
            </w:r>
          </w:p>
        </w:tc>
        <w:tc>
          <w:tcPr>
            <w:tcW w:w="1701" w:type="dxa"/>
            <w:vAlign w:val="center"/>
          </w:tcPr>
          <w:p w14:paraId="5E852D28" w14:textId="77777777" w:rsidR="00040965" w:rsidRPr="00811650" w:rsidRDefault="00040965" w:rsidP="00040965">
            <w:pPr>
              <w:jc w:val="center"/>
              <w:rPr>
                <w:lang w:val="ru-RU"/>
              </w:rPr>
            </w:pPr>
            <w:r w:rsidRPr="00811650">
              <w:rPr>
                <w:lang w:val="ru-RU"/>
              </w:rPr>
              <w:t>100%</w:t>
            </w:r>
          </w:p>
        </w:tc>
        <w:tc>
          <w:tcPr>
            <w:tcW w:w="4553" w:type="dxa"/>
            <w:vAlign w:val="center"/>
          </w:tcPr>
          <w:p w14:paraId="36223EB5" w14:textId="77777777" w:rsidR="00040965" w:rsidRPr="00042BC3" w:rsidRDefault="00042BC3" w:rsidP="00040965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Точная модель</w:t>
            </w:r>
            <w:r>
              <w:rPr>
                <w:lang w:val="ru-RU"/>
              </w:rPr>
              <w:br/>
              <w:t xml:space="preserve"> Рост эмиттанса отсутствует</w:t>
            </w:r>
          </w:p>
        </w:tc>
      </w:tr>
      <w:tr w:rsidR="00040965" w:rsidRPr="003C3DB3" w14:paraId="75FF27A8" w14:textId="77777777" w:rsidTr="000D48DE">
        <w:trPr>
          <w:trHeight w:val="910"/>
        </w:trPr>
        <w:tc>
          <w:tcPr>
            <w:tcW w:w="1980" w:type="dxa"/>
            <w:vAlign w:val="center"/>
          </w:tcPr>
          <w:p w14:paraId="72F71400" w14:textId="77777777" w:rsidR="00040965" w:rsidRPr="00C20C60" w:rsidRDefault="00456B52" w:rsidP="00040965">
            <w:pPr>
              <w:jc w:val="center"/>
              <w:rPr>
                <w:lang w:val="en-US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ru-RU"/>
                    </w:rPr>
                    <m:t>α</m:t>
                  </m:r>
                </m:e>
                <m:sub>
                  <m:r>
                    <w:rPr>
                      <w:rFonts w:ascii="Cambria Math" w:hAnsi="Cambria Math"/>
                      <w:lang w:val="ru-RU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lang w:val="ru-RU"/>
                </w:rPr>
                <m:t>=0.01</m:t>
              </m:r>
            </m:oMath>
            <w:r w:rsidR="00040965">
              <w:rPr>
                <w:lang w:val="en-US"/>
              </w:rPr>
              <w:t>, exact</w:t>
            </w:r>
          </w:p>
          <w:p w14:paraId="0BC72E8D" w14:textId="77777777" w:rsidR="00040965" w:rsidRPr="00492EE5" w:rsidRDefault="00040965" w:rsidP="00040965">
            <w:pPr>
              <w:jc w:val="center"/>
              <w:rPr>
                <w:lang w:val="ru-RU"/>
              </w:rPr>
            </w:pPr>
            <w:r w:rsidRPr="00D0452C">
              <w:rPr>
                <w:lang w:val="ru-RU"/>
              </w:rPr>
              <w:t>Без импеданса</w:t>
            </w:r>
          </w:p>
        </w:tc>
        <w:tc>
          <w:tcPr>
            <w:tcW w:w="1134" w:type="dxa"/>
            <w:vAlign w:val="center"/>
          </w:tcPr>
          <w:p w14:paraId="73519616" w14:textId="77777777" w:rsidR="00040965" w:rsidRPr="00800C25" w:rsidRDefault="00040965" w:rsidP="00040965">
            <w:pPr>
              <w:jc w:val="center"/>
              <w:rPr>
                <w:lang w:val="en-US"/>
              </w:rPr>
            </w:pPr>
            <w:r w:rsidRPr="00811650">
              <w:rPr>
                <w:lang w:val="ru-RU"/>
              </w:rPr>
              <w:t>1.1</w:t>
            </w:r>
            <w:r w:rsidR="00800C25">
              <w:rPr>
                <w:lang w:val="en-US"/>
              </w:rPr>
              <w:t>74</w:t>
            </w:r>
          </w:p>
        </w:tc>
        <w:tc>
          <w:tcPr>
            <w:tcW w:w="1701" w:type="dxa"/>
            <w:vAlign w:val="center"/>
          </w:tcPr>
          <w:p w14:paraId="1BF7B30B" w14:textId="77777777" w:rsidR="00040965" w:rsidRPr="00811650" w:rsidRDefault="00040965" w:rsidP="00040965">
            <w:pPr>
              <w:jc w:val="center"/>
              <w:rPr>
                <w:lang w:val="ru-RU"/>
              </w:rPr>
            </w:pPr>
            <w:r w:rsidRPr="00811650">
              <w:rPr>
                <w:lang w:val="ru-RU"/>
              </w:rPr>
              <w:t>100%</w:t>
            </w:r>
          </w:p>
        </w:tc>
        <w:tc>
          <w:tcPr>
            <w:tcW w:w="4553" w:type="dxa"/>
            <w:vAlign w:val="center"/>
          </w:tcPr>
          <w:p w14:paraId="089C79F3" w14:textId="77777777" w:rsidR="00040965" w:rsidRPr="00811650" w:rsidRDefault="00040965" w:rsidP="00040965">
            <w:pPr>
              <w:jc w:val="center"/>
              <w:rPr>
                <w:lang w:val="ru-RU"/>
              </w:rPr>
            </w:pPr>
            <w:r w:rsidRPr="00811650">
              <w:rPr>
                <w:lang w:val="ru-RU"/>
              </w:rPr>
              <w:t>Нелинейность отсутствует</w:t>
            </w:r>
            <w:r w:rsidR="00042BC3">
              <w:rPr>
                <w:lang w:val="ru-RU"/>
              </w:rPr>
              <w:br/>
              <w:t xml:space="preserve"> Рост эмиттанса отсутствует</w:t>
            </w:r>
          </w:p>
        </w:tc>
      </w:tr>
      <w:tr w:rsidR="00040965" w:rsidRPr="003C3DB3" w14:paraId="1EA1FEB1" w14:textId="77777777" w:rsidTr="000D48DE">
        <w:trPr>
          <w:trHeight w:val="910"/>
        </w:trPr>
        <w:tc>
          <w:tcPr>
            <w:tcW w:w="1980" w:type="dxa"/>
            <w:vAlign w:val="center"/>
          </w:tcPr>
          <w:p w14:paraId="58A143B4" w14:textId="77777777" w:rsidR="00040965" w:rsidRDefault="00456B52" w:rsidP="00040965">
            <w:pPr>
              <w:jc w:val="center"/>
              <w:rPr>
                <w:rFonts w:eastAsiaTheme="minorEastAsia"/>
                <w:lang w:val="en-US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ru-RU"/>
                    </w:rPr>
                    <m:t>α</m:t>
                  </m:r>
                </m:e>
                <m:sub>
                  <m:r>
                    <w:rPr>
                      <w:rFonts w:ascii="Cambria Math" w:hAnsi="Cambria Math"/>
                      <w:lang w:val="ru-RU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lang w:val="ru-RU"/>
                </w:rPr>
                <m:t>=0.01</m:t>
              </m:r>
            </m:oMath>
            <w:r w:rsidR="00040965">
              <w:rPr>
                <w:rFonts w:eastAsiaTheme="minorEastAsia"/>
                <w:lang w:val="en-US"/>
              </w:rPr>
              <w:t>, exact</w:t>
            </w:r>
          </w:p>
          <w:p w14:paraId="3DAF2AFB" w14:textId="77777777" w:rsidR="00040965" w:rsidRPr="00C20C60" w:rsidRDefault="00456B52" w:rsidP="00040965">
            <w:pPr>
              <w:jc w:val="center"/>
              <w:rPr>
                <w:rFonts w:eastAsiaTheme="minorEastAsia"/>
                <w:iCs/>
                <w:lang w:val="ru-RU"/>
              </w:rPr>
            </w:pPr>
            <m:oMathPara>
              <m:oMath>
                <m:f>
                  <m:fPr>
                    <m:type m:val="lin"/>
                    <m:ctrlPr>
                      <w:rPr>
                        <w:rFonts w:ascii="Cambria Math" w:hAnsi="Cambria Math"/>
                        <w:i/>
                        <w:iCs/>
                        <w:lang w:val="ru-RU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ru-RU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ru-RU"/>
                          </w:rPr>
                          <m:t>n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lang w:val="ru-RU"/>
                      </w:rPr>
                      <m:t>n</m:t>
                    </m:r>
                  </m:den>
                </m:f>
                <m:r>
                  <w:rPr>
                    <w:rFonts w:ascii="Cambria Math" w:eastAsiaTheme="minorEastAsia" w:hAnsi="Cambria Math"/>
                    <w:lang w:val="ru-RU"/>
                  </w:rPr>
                  <m:t>=-</m:t>
                </m:r>
                <m:r>
                  <w:rPr>
                    <w:rFonts w:ascii="Cambria Math" w:eastAsiaTheme="minorEastAsia" w:hAnsi="Cambria Math"/>
                    <w:lang w:val="ru-RU"/>
                  </w:rPr>
                  <m:t>i</m:t>
                </m:r>
                <m:r>
                  <w:rPr>
                    <w:rFonts w:ascii="Cambria Math" w:eastAsiaTheme="minorEastAsia" w:hAnsi="Cambria Math"/>
                    <w:lang w:val="ru-RU"/>
                  </w:rPr>
                  <m:t>∙</m:t>
                </m:r>
                <m:r>
                  <w:rPr>
                    <w:rFonts w:ascii="Cambria Math" w:eastAsiaTheme="minorEastAsia" w:hAnsi="Cambria Math"/>
                    <w:lang w:val="ru-RU"/>
                  </w:rPr>
                  <m:t>10</m:t>
                </m:r>
              </m:oMath>
            </m:oMathPara>
          </w:p>
          <w:p w14:paraId="0410A9D1" w14:textId="77777777" w:rsidR="00040965" w:rsidRPr="00D0452C" w:rsidRDefault="00040965" w:rsidP="00040965">
            <w:pPr>
              <w:jc w:val="center"/>
              <w:rPr>
                <w:lang w:val="ru-RU"/>
              </w:rPr>
            </w:pPr>
            <m:oMath>
              <m:r>
                <m:rPr>
                  <m:sty m:val="p"/>
                </m:rPr>
                <w:rPr>
                  <w:rFonts w:ascii="Cambria Math" w:hAnsi="Cambria Math"/>
                  <w:lang w:val="ru-RU"/>
                </w:rPr>
                <m:t>4×</m:t>
              </m:r>
              <m:sSup>
                <m:sSupPr>
                  <m:ctrlPr>
                    <w:rPr>
                      <w:rFonts w:ascii="Cambria Math" w:hAnsi="Cambria Math"/>
                      <w:lang w:val="ru-RU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ru-RU"/>
                    </w:rPr>
                    <m:t>10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lang w:val="ru-RU"/>
                    </w:rPr>
                    <m:t>11</m:t>
                  </m:r>
                </m:sup>
              </m:sSup>
            </m:oMath>
            <w:r w:rsidRPr="00D0452C">
              <w:rPr>
                <w:rFonts w:eastAsiaTheme="minorEastAsia"/>
                <w:lang w:val="ru-RU"/>
              </w:rPr>
              <w:t xml:space="preserve"> ppb</w:t>
            </w:r>
          </w:p>
        </w:tc>
        <w:tc>
          <w:tcPr>
            <w:tcW w:w="1134" w:type="dxa"/>
            <w:vAlign w:val="center"/>
          </w:tcPr>
          <w:p w14:paraId="0E4F671C" w14:textId="77777777" w:rsidR="00040965" w:rsidRPr="00811650" w:rsidRDefault="00040965" w:rsidP="00040965">
            <w:pPr>
              <w:jc w:val="center"/>
              <w:rPr>
                <w:lang w:val="ru-RU"/>
              </w:rPr>
            </w:pPr>
            <w:r w:rsidRPr="00811650">
              <w:rPr>
                <w:lang w:val="ru-RU"/>
              </w:rPr>
              <w:t>1.17</w:t>
            </w:r>
          </w:p>
        </w:tc>
        <w:tc>
          <w:tcPr>
            <w:tcW w:w="1701" w:type="dxa"/>
            <w:vAlign w:val="center"/>
          </w:tcPr>
          <w:p w14:paraId="173348C8" w14:textId="77777777" w:rsidR="00040965" w:rsidRPr="00811650" w:rsidRDefault="00040965" w:rsidP="00040965">
            <w:pPr>
              <w:jc w:val="center"/>
              <w:rPr>
                <w:lang w:val="ru-RU"/>
              </w:rPr>
            </w:pPr>
            <w:r w:rsidRPr="00811650">
              <w:rPr>
                <w:lang w:val="ru-RU"/>
              </w:rPr>
              <w:t>100%</w:t>
            </w:r>
          </w:p>
        </w:tc>
        <w:tc>
          <w:tcPr>
            <w:tcW w:w="4553" w:type="dxa"/>
            <w:vAlign w:val="center"/>
          </w:tcPr>
          <w:p w14:paraId="257BEF8F" w14:textId="77777777" w:rsidR="00040965" w:rsidRPr="00811650" w:rsidRDefault="00040965" w:rsidP="00040965">
            <w:pPr>
              <w:jc w:val="center"/>
              <w:rPr>
                <w:lang w:val="ru-RU"/>
              </w:rPr>
            </w:pPr>
            <w:r w:rsidRPr="00811650">
              <w:rPr>
                <w:lang w:val="ru-RU"/>
              </w:rPr>
              <w:t xml:space="preserve">Уменьшение длины после скачка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ru-RU"/>
                    </w:rPr>
                    <m:t>γ</m:t>
                  </m:r>
                </m:e>
                <m:sub>
                  <m:r>
                    <w:rPr>
                      <w:rFonts w:ascii="Cambria Math" w:hAnsi="Cambria Math"/>
                      <w:lang w:val="ru-RU"/>
                    </w:rPr>
                    <m:t>tr</m:t>
                  </m:r>
                </m:sub>
              </m:sSub>
            </m:oMath>
          </w:p>
        </w:tc>
      </w:tr>
      <w:tr w:rsidR="00040965" w:rsidRPr="003C3DB3" w14:paraId="31D6B804" w14:textId="77777777" w:rsidTr="000D48DE">
        <w:trPr>
          <w:trHeight w:val="910"/>
        </w:trPr>
        <w:tc>
          <w:tcPr>
            <w:tcW w:w="1980" w:type="dxa"/>
            <w:vAlign w:val="center"/>
          </w:tcPr>
          <w:p w14:paraId="47B4998D" w14:textId="77777777" w:rsidR="00040965" w:rsidRDefault="00456B52" w:rsidP="00040965">
            <w:pPr>
              <w:jc w:val="center"/>
              <w:rPr>
                <w:rFonts w:eastAsiaTheme="minorEastAsia"/>
                <w:lang w:val="en-US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ru-RU"/>
                    </w:rPr>
                    <m:t>α</m:t>
                  </m:r>
                </m:e>
                <m:sub>
                  <m:r>
                    <w:rPr>
                      <w:rFonts w:ascii="Cambria Math" w:hAnsi="Cambria Math"/>
                      <w:lang w:val="ru-RU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lang w:val="ru-RU"/>
                </w:rPr>
                <m:t>=0.01</m:t>
              </m:r>
            </m:oMath>
            <w:r w:rsidR="00040965">
              <w:rPr>
                <w:rFonts w:eastAsiaTheme="minorEastAsia"/>
                <w:lang w:val="en-US"/>
              </w:rPr>
              <w:t>, exact</w:t>
            </w:r>
          </w:p>
          <w:p w14:paraId="76739A79" w14:textId="77777777" w:rsidR="00040965" w:rsidRPr="00C20C60" w:rsidRDefault="00456B52" w:rsidP="00040965">
            <w:pPr>
              <w:jc w:val="center"/>
              <w:rPr>
                <w:rFonts w:eastAsiaTheme="minorEastAsia"/>
                <w:iCs/>
                <w:lang w:val="ru-RU"/>
              </w:rPr>
            </w:pPr>
            <m:oMathPara>
              <m:oMath>
                <m:f>
                  <m:fPr>
                    <m:type m:val="lin"/>
                    <m:ctrlPr>
                      <w:rPr>
                        <w:rFonts w:ascii="Cambria Math" w:hAnsi="Cambria Math"/>
                        <w:i/>
                        <w:iCs/>
                        <w:lang w:val="ru-RU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ru-RU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ru-RU"/>
                          </w:rPr>
                          <m:t>n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lang w:val="ru-RU"/>
                      </w:rPr>
                      <m:t>n</m:t>
                    </m:r>
                  </m:den>
                </m:f>
                <m:r>
                  <w:rPr>
                    <w:rFonts w:ascii="Cambria Math" w:eastAsiaTheme="minorEastAsia" w:hAnsi="Cambria Math"/>
                    <w:lang w:val="ru-RU"/>
                  </w:rPr>
                  <m:t>=+</m:t>
                </m:r>
                <m:r>
                  <w:rPr>
                    <w:rFonts w:ascii="Cambria Math" w:eastAsiaTheme="minorEastAsia" w:hAnsi="Cambria Math"/>
                    <w:lang w:val="ru-RU"/>
                  </w:rPr>
                  <m:t>i</m:t>
                </m:r>
                <m:r>
                  <w:rPr>
                    <w:rFonts w:ascii="Cambria Math" w:eastAsiaTheme="minorEastAsia" w:hAnsi="Cambria Math"/>
                    <w:lang w:val="ru-RU"/>
                  </w:rPr>
                  <m:t>∙</m:t>
                </m:r>
                <m:r>
                  <w:rPr>
                    <w:rFonts w:ascii="Cambria Math" w:eastAsiaTheme="minorEastAsia" w:hAnsi="Cambria Math"/>
                    <w:lang w:val="ru-RU"/>
                  </w:rPr>
                  <m:t>10</m:t>
                </m:r>
              </m:oMath>
            </m:oMathPara>
          </w:p>
          <w:p w14:paraId="4BFA1582" w14:textId="77777777" w:rsidR="00040965" w:rsidRPr="00D0452C" w:rsidRDefault="00040965" w:rsidP="00040965">
            <w:pPr>
              <w:jc w:val="center"/>
              <w:rPr>
                <w:lang w:val="ru-RU"/>
              </w:rPr>
            </w:pPr>
            <m:oMath>
              <m:r>
                <m:rPr>
                  <m:sty m:val="p"/>
                </m:rPr>
                <w:rPr>
                  <w:rFonts w:ascii="Cambria Math" w:hAnsi="Cambria Math"/>
                  <w:lang w:val="ru-RU"/>
                </w:rPr>
                <m:t>4×</m:t>
              </m:r>
              <m:sSup>
                <m:sSupPr>
                  <m:ctrlPr>
                    <w:rPr>
                      <w:rFonts w:ascii="Cambria Math" w:hAnsi="Cambria Math"/>
                      <w:lang w:val="ru-RU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ru-RU"/>
                    </w:rPr>
                    <m:t>10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lang w:val="ru-RU"/>
                    </w:rPr>
                    <m:t>11</m:t>
                  </m:r>
                </m:sup>
              </m:sSup>
            </m:oMath>
            <w:r w:rsidRPr="00D0452C">
              <w:rPr>
                <w:rFonts w:eastAsiaTheme="minorEastAsia"/>
                <w:lang w:val="ru-RU"/>
              </w:rPr>
              <w:t xml:space="preserve"> ppb</w:t>
            </w:r>
          </w:p>
        </w:tc>
        <w:tc>
          <w:tcPr>
            <w:tcW w:w="1134" w:type="dxa"/>
            <w:vAlign w:val="center"/>
          </w:tcPr>
          <w:p w14:paraId="5417F850" w14:textId="77777777" w:rsidR="00040965" w:rsidRPr="00811650" w:rsidRDefault="00040965" w:rsidP="00040965">
            <w:pPr>
              <w:jc w:val="center"/>
              <w:rPr>
                <w:lang w:val="ru-RU"/>
              </w:rPr>
            </w:pPr>
            <w:r w:rsidRPr="00811650">
              <w:rPr>
                <w:lang w:val="ru-RU"/>
              </w:rPr>
              <w:t>1.17</w:t>
            </w:r>
          </w:p>
        </w:tc>
        <w:tc>
          <w:tcPr>
            <w:tcW w:w="1701" w:type="dxa"/>
            <w:vAlign w:val="center"/>
          </w:tcPr>
          <w:p w14:paraId="369DF7F8" w14:textId="77777777" w:rsidR="00040965" w:rsidRPr="00811650" w:rsidRDefault="00040965" w:rsidP="00040965">
            <w:pPr>
              <w:jc w:val="center"/>
              <w:rPr>
                <w:lang w:val="ru-RU"/>
              </w:rPr>
            </w:pPr>
            <w:r w:rsidRPr="00811650">
              <w:rPr>
                <w:lang w:val="ru-RU"/>
              </w:rPr>
              <w:t>100%</w:t>
            </w:r>
          </w:p>
        </w:tc>
        <w:tc>
          <w:tcPr>
            <w:tcW w:w="4553" w:type="dxa"/>
            <w:vAlign w:val="center"/>
          </w:tcPr>
          <w:p w14:paraId="653EB5F0" w14:textId="77777777" w:rsidR="00040965" w:rsidRPr="00811650" w:rsidRDefault="00040965" w:rsidP="00040965">
            <w:pPr>
              <w:jc w:val="center"/>
              <w:rPr>
                <w:lang w:val="ru-RU"/>
              </w:rPr>
            </w:pPr>
            <w:r w:rsidRPr="00811650">
              <w:rPr>
                <w:lang w:val="ru-RU"/>
              </w:rPr>
              <w:t xml:space="preserve">Слабые квадрупольные колебания до скачка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ru-RU"/>
                    </w:rPr>
                    <m:t>γ</m:t>
                  </m:r>
                </m:e>
                <m:sub>
                  <m:r>
                    <w:rPr>
                      <w:rFonts w:ascii="Cambria Math" w:hAnsi="Cambria Math"/>
                      <w:lang w:val="ru-RU"/>
                    </w:rPr>
                    <m:t>tr</m:t>
                  </m:r>
                </m:sub>
              </m:sSub>
            </m:oMath>
          </w:p>
        </w:tc>
      </w:tr>
      <w:tr w:rsidR="00040965" w:rsidRPr="003C3DB3" w14:paraId="7225C8FE" w14:textId="77777777" w:rsidTr="000D48DE">
        <w:trPr>
          <w:trHeight w:val="910"/>
        </w:trPr>
        <w:tc>
          <w:tcPr>
            <w:tcW w:w="1980" w:type="dxa"/>
            <w:vAlign w:val="center"/>
          </w:tcPr>
          <w:p w14:paraId="155E46A6" w14:textId="77777777" w:rsidR="00040965" w:rsidRDefault="00456B52" w:rsidP="00040965">
            <w:pPr>
              <w:jc w:val="center"/>
              <w:rPr>
                <w:rFonts w:eastAsiaTheme="minorEastAsia"/>
                <w:lang w:val="en-US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ru-RU"/>
                    </w:rPr>
                    <m:t>α</m:t>
                  </m:r>
                </m:e>
                <m:sub>
                  <m:r>
                    <w:rPr>
                      <w:rFonts w:ascii="Cambria Math" w:hAnsi="Cambria Math"/>
                      <w:lang w:val="ru-RU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lang w:val="ru-RU"/>
                </w:rPr>
                <m:t>=0.01</m:t>
              </m:r>
            </m:oMath>
            <w:r w:rsidR="00040965">
              <w:rPr>
                <w:rFonts w:eastAsiaTheme="minorEastAsia"/>
                <w:lang w:val="en-US"/>
              </w:rPr>
              <w:t>, exact</w:t>
            </w:r>
          </w:p>
          <w:p w14:paraId="5CC915EF" w14:textId="77777777" w:rsidR="00040965" w:rsidRPr="00C20C60" w:rsidRDefault="00456B52" w:rsidP="00040965">
            <w:pPr>
              <w:jc w:val="center"/>
              <w:rPr>
                <w:rFonts w:eastAsiaTheme="minorEastAsia"/>
                <w:iCs/>
                <w:lang w:val="ru-RU"/>
              </w:rPr>
            </w:pPr>
            <m:oMathPara>
              <m:oMath>
                <m:f>
                  <m:fPr>
                    <m:type m:val="lin"/>
                    <m:ctrlPr>
                      <w:rPr>
                        <w:rFonts w:ascii="Cambria Math" w:hAnsi="Cambria Math"/>
                        <w:i/>
                        <w:iCs/>
                        <w:lang w:val="ru-RU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ru-RU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ru-RU"/>
                          </w:rPr>
                          <m:t>n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lang w:val="ru-RU"/>
                      </w:rPr>
                      <m:t>n</m:t>
                    </m:r>
                  </m:den>
                </m:f>
                <m:r>
                  <w:rPr>
                    <w:rFonts w:ascii="Cambria Math" w:eastAsiaTheme="minorEastAsia" w:hAnsi="Cambria Math"/>
                    <w:lang w:val="ru-RU"/>
                  </w:rPr>
                  <m:t>=-</m:t>
                </m:r>
                <m:r>
                  <w:rPr>
                    <w:rFonts w:ascii="Cambria Math" w:eastAsiaTheme="minorEastAsia" w:hAnsi="Cambria Math"/>
                    <w:lang w:val="ru-RU"/>
                  </w:rPr>
                  <m:t>i</m:t>
                </m:r>
                <m:r>
                  <w:rPr>
                    <w:rFonts w:ascii="Cambria Math" w:eastAsiaTheme="minorEastAsia" w:hAnsi="Cambria Math"/>
                    <w:lang w:val="ru-RU"/>
                  </w:rPr>
                  <m:t>∙</m:t>
                </m:r>
                <m:r>
                  <w:rPr>
                    <w:rFonts w:ascii="Cambria Math" w:eastAsiaTheme="minorEastAsia" w:hAnsi="Cambria Math"/>
                    <w:lang w:val="ru-RU"/>
                  </w:rPr>
                  <m:t>10</m:t>
                </m:r>
              </m:oMath>
            </m:oMathPara>
          </w:p>
          <w:p w14:paraId="295B648B" w14:textId="77777777" w:rsidR="00040965" w:rsidRPr="00D0452C" w:rsidRDefault="00040965" w:rsidP="00040965">
            <w:pPr>
              <w:jc w:val="center"/>
              <w:rPr>
                <w:lang w:val="ru-RU"/>
              </w:rPr>
            </w:pPr>
            <m:oMath>
              <m:r>
                <m:rPr>
                  <m:sty m:val="p"/>
                </m:rPr>
                <w:rPr>
                  <w:rFonts w:ascii="Cambria Math" w:hAnsi="Cambria Math"/>
                  <w:lang w:val="ru-RU"/>
                </w:rPr>
                <m:t>1×</m:t>
              </m:r>
              <m:sSup>
                <m:sSupPr>
                  <m:ctrlPr>
                    <w:rPr>
                      <w:rFonts w:ascii="Cambria Math" w:hAnsi="Cambria Math"/>
                      <w:lang w:val="ru-RU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ru-RU"/>
                    </w:rPr>
                    <m:t>10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lang w:val="ru-RU"/>
                    </w:rPr>
                    <m:t>12</m:t>
                  </m:r>
                </m:sup>
              </m:sSup>
            </m:oMath>
            <w:r w:rsidRPr="00D0452C">
              <w:rPr>
                <w:rFonts w:eastAsiaTheme="minorEastAsia"/>
                <w:lang w:val="ru-RU"/>
              </w:rPr>
              <w:t xml:space="preserve"> ppb</w:t>
            </w:r>
          </w:p>
        </w:tc>
        <w:tc>
          <w:tcPr>
            <w:tcW w:w="1134" w:type="dxa"/>
            <w:vAlign w:val="center"/>
          </w:tcPr>
          <w:p w14:paraId="322CDF7F" w14:textId="77777777" w:rsidR="00040965" w:rsidRPr="00811650" w:rsidRDefault="00040965" w:rsidP="00040965">
            <w:pPr>
              <w:jc w:val="center"/>
              <w:rPr>
                <w:lang w:val="ru-RU"/>
              </w:rPr>
            </w:pPr>
            <w:r w:rsidRPr="00811650">
              <w:rPr>
                <w:lang w:val="ru-RU"/>
              </w:rPr>
              <w:t>1.23</w:t>
            </w:r>
          </w:p>
        </w:tc>
        <w:tc>
          <w:tcPr>
            <w:tcW w:w="1701" w:type="dxa"/>
            <w:vAlign w:val="center"/>
          </w:tcPr>
          <w:p w14:paraId="7E86CB0C" w14:textId="77777777" w:rsidR="00040965" w:rsidRPr="00811650" w:rsidRDefault="00040965" w:rsidP="00040965">
            <w:pPr>
              <w:jc w:val="center"/>
              <w:rPr>
                <w:lang w:val="ru-RU"/>
              </w:rPr>
            </w:pPr>
            <w:r w:rsidRPr="00811650">
              <w:rPr>
                <w:lang w:val="ru-RU"/>
              </w:rPr>
              <w:t>99%</w:t>
            </w:r>
          </w:p>
        </w:tc>
        <w:tc>
          <w:tcPr>
            <w:tcW w:w="4553" w:type="dxa"/>
            <w:vAlign w:val="center"/>
          </w:tcPr>
          <w:p w14:paraId="1428893E" w14:textId="77777777" w:rsidR="00040965" w:rsidRPr="00811650" w:rsidRDefault="00040965" w:rsidP="00040965">
            <w:pPr>
              <w:jc w:val="center"/>
              <w:rPr>
                <w:lang w:val="ru-RU"/>
              </w:rPr>
            </w:pPr>
            <w:r w:rsidRPr="00811650">
              <w:rPr>
                <w:lang w:val="ru-RU"/>
              </w:rPr>
              <w:t xml:space="preserve">Длина сгустка существенно </w:t>
            </w:r>
            <w:r w:rsidR="00101F1E" w:rsidRPr="00811650">
              <w:rPr>
                <w:lang w:val="ru-RU"/>
              </w:rPr>
              <w:t>сокращается</w:t>
            </w:r>
            <w:r w:rsidR="00101F1E" w:rsidRPr="004D2DB0">
              <w:rPr>
                <w:lang w:val="ru-RU"/>
              </w:rPr>
              <w:t xml:space="preserve">, </w:t>
            </w:r>
            <w:r w:rsidR="00101F1E">
              <w:rPr>
                <w:lang w:val="ru-RU"/>
              </w:rPr>
              <w:t>небольшой</w:t>
            </w:r>
            <w:r w:rsidR="004D2DB0">
              <w:rPr>
                <w:lang w:val="ru-RU"/>
              </w:rPr>
              <w:t xml:space="preserve"> рост эмиттанса</w:t>
            </w:r>
          </w:p>
        </w:tc>
      </w:tr>
      <w:tr w:rsidR="00040965" w:rsidRPr="003C3DB3" w14:paraId="63E8BC24" w14:textId="77777777" w:rsidTr="000D48DE">
        <w:trPr>
          <w:trHeight w:val="910"/>
        </w:trPr>
        <w:tc>
          <w:tcPr>
            <w:tcW w:w="1980" w:type="dxa"/>
            <w:vAlign w:val="center"/>
          </w:tcPr>
          <w:p w14:paraId="2E9C9E54" w14:textId="77777777" w:rsidR="00040965" w:rsidRDefault="00456B52" w:rsidP="00040965">
            <w:pPr>
              <w:jc w:val="center"/>
              <w:rPr>
                <w:rFonts w:eastAsiaTheme="minorEastAsia"/>
                <w:lang w:val="en-US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ru-RU"/>
                    </w:rPr>
                    <m:t>α</m:t>
                  </m:r>
                </m:e>
                <m:sub>
                  <m:r>
                    <w:rPr>
                      <w:rFonts w:ascii="Cambria Math" w:hAnsi="Cambria Math"/>
                      <w:lang w:val="ru-RU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lang w:val="ru-RU"/>
                </w:rPr>
                <m:t>=0.01</m:t>
              </m:r>
            </m:oMath>
            <w:r w:rsidR="00040965">
              <w:rPr>
                <w:rFonts w:eastAsiaTheme="minorEastAsia"/>
                <w:lang w:val="en-US"/>
              </w:rPr>
              <w:t>, exact</w:t>
            </w:r>
          </w:p>
          <w:p w14:paraId="4972BF47" w14:textId="77777777" w:rsidR="00040965" w:rsidRPr="00C20C60" w:rsidRDefault="00456B52" w:rsidP="00040965">
            <w:pPr>
              <w:jc w:val="center"/>
              <w:rPr>
                <w:rFonts w:eastAsiaTheme="minorEastAsia"/>
                <w:iCs/>
                <w:lang w:val="ru-RU"/>
              </w:rPr>
            </w:pPr>
            <m:oMathPara>
              <m:oMath>
                <m:f>
                  <m:fPr>
                    <m:type m:val="lin"/>
                    <m:ctrlPr>
                      <w:rPr>
                        <w:rFonts w:ascii="Cambria Math" w:hAnsi="Cambria Math"/>
                        <w:i/>
                        <w:iCs/>
                        <w:lang w:val="ru-RU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ru-RU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ru-RU"/>
                          </w:rPr>
                          <m:t>n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lang w:val="ru-RU"/>
                      </w:rPr>
                      <m:t>n</m:t>
                    </m:r>
                  </m:den>
                </m:f>
                <m:r>
                  <w:rPr>
                    <w:rFonts w:ascii="Cambria Math" w:eastAsiaTheme="minorEastAsia" w:hAnsi="Cambria Math"/>
                    <w:lang w:val="ru-RU"/>
                  </w:rPr>
                  <m:t>=+</m:t>
                </m:r>
                <m:r>
                  <w:rPr>
                    <w:rFonts w:ascii="Cambria Math" w:eastAsiaTheme="minorEastAsia" w:hAnsi="Cambria Math"/>
                    <w:lang w:val="ru-RU"/>
                  </w:rPr>
                  <m:t>i</m:t>
                </m:r>
                <m:r>
                  <w:rPr>
                    <w:rFonts w:ascii="Cambria Math" w:eastAsiaTheme="minorEastAsia" w:hAnsi="Cambria Math"/>
                    <w:lang w:val="ru-RU"/>
                  </w:rPr>
                  <m:t>∙</m:t>
                </m:r>
                <m:r>
                  <w:rPr>
                    <w:rFonts w:ascii="Cambria Math" w:eastAsiaTheme="minorEastAsia" w:hAnsi="Cambria Math"/>
                    <w:lang w:val="ru-RU"/>
                  </w:rPr>
                  <m:t>10</m:t>
                </m:r>
              </m:oMath>
            </m:oMathPara>
          </w:p>
          <w:p w14:paraId="5220DA90" w14:textId="77777777" w:rsidR="00040965" w:rsidRPr="00D0452C" w:rsidRDefault="00040965" w:rsidP="00040965">
            <w:pPr>
              <w:jc w:val="center"/>
              <w:rPr>
                <w:lang w:val="ru-RU"/>
              </w:rPr>
            </w:pPr>
            <m:oMath>
              <m:r>
                <m:rPr>
                  <m:sty m:val="p"/>
                </m:rPr>
                <w:rPr>
                  <w:rFonts w:ascii="Cambria Math" w:hAnsi="Cambria Math"/>
                  <w:lang w:val="ru-RU"/>
                </w:rPr>
                <m:t>1×</m:t>
              </m:r>
              <m:sSup>
                <m:sSupPr>
                  <m:ctrlPr>
                    <w:rPr>
                      <w:rFonts w:ascii="Cambria Math" w:hAnsi="Cambria Math"/>
                      <w:lang w:val="ru-RU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ru-RU"/>
                    </w:rPr>
                    <m:t>10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lang w:val="ru-RU"/>
                    </w:rPr>
                    <m:t>12</m:t>
                  </m:r>
                </m:sup>
              </m:sSup>
            </m:oMath>
            <w:r w:rsidRPr="00D0452C">
              <w:rPr>
                <w:rFonts w:eastAsiaTheme="minorEastAsia"/>
                <w:lang w:val="ru-RU"/>
              </w:rPr>
              <w:t xml:space="preserve"> ppb</w:t>
            </w:r>
          </w:p>
        </w:tc>
        <w:tc>
          <w:tcPr>
            <w:tcW w:w="1134" w:type="dxa"/>
            <w:vAlign w:val="center"/>
          </w:tcPr>
          <w:p w14:paraId="516DA300" w14:textId="77777777" w:rsidR="00040965" w:rsidRPr="00811650" w:rsidRDefault="00040965" w:rsidP="00040965">
            <w:pPr>
              <w:jc w:val="center"/>
              <w:rPr>
                <w:lang w:val="ru-RU"/>
              </w:rPr>
            </w:pPr>
            <w:r w:rsidRPr="00811650">
              <w:rPr>
                <w:lang w:val="ru-RU"/>
              </w:rPr>
              <w:t>1.23</w:t>
            </w:r>
          </w:p>
        </w:tc>
        <w:tc>
          <w:tcPr>
            <w:tcW w:w="1701" w:type="dxa"/>
            <w:vAlign w:val="center"/>
          </w:tcPr>
          <w:p w14:paraId="761304EC" w14:textId="77777777" w:rsidR="00040965" w:rsidRPr="00811650" w:rsidRDefault="00040965" w:rsidP="00040965">
            <w:pPr>
              <w:jc w:val="center"/>
              <w:rPr>
                <w:lang w:val="ru-RU"/>
              </w:rPr>
            </w:pPr>
            <w:r w:rsidRPr="00811650">
              <w:rPr>
                <w:lang w:val="ru-RU"/>
              </w:rPr>
              <w:t>99%</w:t>
            </w:r>
          </w:p>
        </w:tc>
        <w:tc>
          <w:tcPr>
            <w:tcW w:w="4553" w:type="dxa"/>
            <w:vAlign w:val="center"/>
          </w:tcPr>
          <w:p w14:paraId="52B0CE57" w14:textId="77777777" w:rsidR="00040965" w:rsidRPr="004D2DB0" w:rsidRDefault="00040965" w:rsidP="00040965">
            <w:pPr>
              <w:jc w:val="center"/>
              <w:rPr>
                <w:lang w:val="ru-RU"/>
              </w:rPr>
            </w:pPr>
            <w:r w:rsidRPr="00811650">
              <w:rPr>
                <w:lang w:val="ru-RU"/>
              </w:rPr>
              <w:t>Большая амплитуда квадрупольных колебаний</w:t>
            </w:r>
            <w:r w:rsidR="004D2DB0" w:rsidRPr="004D2DB0">
              <w:rPr>
                <w:lang w:val="ru-RU"/>
              </w:rPr>
              <w:t xml:space="preserve">, </w:t>
            </w:r>
            <w:r w:rsidR="004D2DB0">
              <w:rPr>
                <w:lang w:val="ru-RU"/>
              </w:rPr>
              <w:t>небольшой рост эмиттанса</w:t>
            </w:r>
          </w:p>
        </w:tc>
      </w:tr>
    </w:tbl>
    <w:p w14:paraId="7286976D" w14:textId="77777777" w:rsidR="00D0452C" w:rsidRDefault="00D0452C" w:rsidP="00D43531">
      <w:pPr>
        <w:tabs>
          <w:tab w:val="left" w:pos="560"/>
          <w:tab w:val="left" w:pos="1121"/>
          <w:tab w:val="left" w:pos="1681"/>
          <w:tab w:val="left" w:pos="2242"/>
          <w:tab w:val="left" w:pos="2803"/>
          <w:tab w:val="left" w:pos="3363"/>
          <w:tab w:val="left" w:pos="3924"/>
          <w:tab w:val="left" w:pos="4485"/>
          <w:tab w:val="left" w:pos="5045"/>
          <w:tab w:val="left" w:pos="5606"/>
          <w:tab w:val="left" w:pos="6166"/>
          <w:tab w:val="left" w:pos="6727"/>
          <w:tab w:val="left" w:pos="7288"/>
          <w:tab w:val="left" w:pos="7848"/>
          <w:tab w:val="left" w:pos="8409"/>
          <w:tab w:val="left" w:pos="8970"/>
          <w:tab w:val="left" w:pos="9530"/>
          <w:tab w:val="left" w:pos="10091"/>
          <w:tab w:val="left" w:pos="10651"/>
          <w:tab w:val="left" w:pos="11212"/>
          <w:tab w:val="left" w:pos="11773"/>
          <w:tab w:val="left" w:pos="12333"/>
          <w:tab w:val="left" w:pos="12894"/>
          <w:tab w:val="left" w:pos="13455"/>
          <w:tab w:val="left" w:pos="14015"/>
          <w:tab w:val="left" w:pos="14576"/>
          <w:tab w:val="left" w:pos="15136"/>
          <w:tab w:val="left" w:pos="15697"/>
          <w:tab w:val="left" w:pos="16258"/>
          <w:tab w:val="left" w:pos="16818"/>
          <w:tab w:val="left" w:pos="17379"/>
          <w:tab w:val="left" w:pos="17940"/>
          <w:tab w:val="left" w:pos="18500"/>
          <w:tab w:val="left" w:pos="19061"/>
          <w:tab w:val="left" w:pos="19621"/>
          <w:tab w:val="left" w:pos="20182"/>
          <w:tab w:val="left" w:pos="20743"/>
          <w:tab w:val="left" w:pos="21303"/>
          <w:tab w:val="left" w:pos="21864"/>
          <w:tab w:val="left" w:pos="22425"/>
          <w:tab w:val="left" w:pos="22985"/>
          <w:tab w:val="left" w:pos="23546"/>
          <w:tab w:val="left" w:pos="24106"/>
          <w:tab w:val="left" w:pos="24667"/>
          <w:tab w:val="left" w:pos="25228"/>
          <w:tab w:val="left" w:pos="25788"/>
          <w:tab w:val="left" w:pos="26349"/>
          <w:tab w:val="left" w:pos="26910"/>
          <w:tab w:val="left" w:pos="27470"/>
          <w:tab w:val="left" w:pos="28031"/>
          <w:tab w:val="left" w:pos="28591"/>
          <w:tab w:val="left" w:pos="29152"/>
          <w:tab w:val="left" w:pos="29713"/>
          <w:tab w:val="left" w:pos="30273"/>
          <w:tab w:val="left" w:pos="30834"/>
          <w:tab w:val="left" w:pos="31395"/>
        </w:tabs>
        <w:autoSpaceDE w:val="0"/>
        <w:autoSpaceDN w:val="0"/>
        <w:adjustRightInd w:val="0"/>
        <w:spacing w:line="360" w:lineRule="auto"/>
        <w:rPr>
          <w:rFonts w:cstheme="minorHAnsi"/>
          <w:color w:val="000000" w:themeColor="text1"/>
          <w:lang w:val="ru-RU"/>
        </w:rPr>
      </w:pPr>
    </w:p>
    <w:p w14:paraId="306C3572" w14:textId="77777777" w:rsidR="0090496C" w:rsidRPr="007B4082" w:rsidRDefault="0090496C" w:rsidP="0090496C">
      <w:pPr>
        <w:pStyle w:val="Heading"/>
        <w:suppressAutoHyphens/>
        <w:spacing w:line="276" w:lineRule="auto"/>
        <w:rPr>
          <w:rFonts w:asciiTheme="majorBidi" w:hAnsiTheme="majorBidi" w:cstheme="majorBidi"/>
          <w:caps w:val="0"/>
          <w:sz w:val="24"/>
          <w:szCs w:val="24"/>
        </w:rPr>
      </w:pPr>
      <w:r w:rsidRPr="0090496C">
        <w:rPr>
          <w:rFonts w:asciiTheme="majorBidi" w:hAnsiTheme="majorBidi" w:cstheme="majorBidi"/>
          <w:caps w:val="0"/>
          <w:sz w:val="24"/>
          <w:szCs w:val="24"/>
        </w:rPr>
        <w:lastRenderedPageBreak/>
        <w:t>ПОДПИСИ К РИСУНКАМ</w:t>
      </w:r>
    </w:p>
    <w:p w14:paraId="424B3234" w14:textId="77777777" w:rsidR="0080688B" w:rsidRPr="002B58CF" w:rsidRDefault="00B43C78" w:rsidP="0080688B">
      <w:pPr>
        <w:pStyle w:val="aa"/>
        <w:suppressAutoHyphens/>
        <w:spacing w:after="120" w:line="276" w:lineRule="auto"/>
        <w:ind w:firstLine="567"/>
        <w:jc w:val="both"/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ru-RU"/>
        </w:rPr>
      </w:pPr>
      <w:r>
        <w:rPr>
          <w:rFonts w:asciiTheme="majorBidi" w:eastAsia="PMingLiU" w:hAnsiTheme="majorBidi" w:cstheme="majorBidi"/>
          <w:b/>
          <w:i w:val="0"/>
          <w:iCs w:val="0"/>
          <w:noProof/>
          <w:color w:val="auto"/>
          <w:sz w:val="24"/>
          <w:szCs w:val="24"/>
          <w:lang w:val="ru-RU"/>
        </w:rPr>
        <w:t>Рис</w:t>
      </w:r>
      <w:r w:rsidRPr="00B40174">
        <w:rPr>
          <w:rFonts w:asciiTheme="majorBidi" w:eastAsia="PMingLiU" w:hAnsiTheme="majorBidi" w:cstheme="majorBidi"/>
          <w:b/>
          <w:i w:val="0"/>
          <w:iCs w:val="0"/>
          <w:noProof/>
          <w:color w:val="auto"/>
          <w:sz w:val="24"/>
          <w:szCs w:val="24"/>
          <w:lang w:val="ru-RU"/>
        </w:rPr>
        <w:t>. 1.</w:t>
      </w:r>
      <w:r w:rsidR="00CA3F81">
        <w:rPr>
          <w:rFonts w:asciiTheme="majorBidi" w:eastAsia="PMingLiU" w:hAnsiTheme="majorBidi" w:cstheme="majorBidi"/>
          <w:b/>
          <w:i w:val="0"/>
          <w:iCs w:val="0"/>
          <w:noProof/>
          <w:color w:val="auto"/>
          <w:sz w:val="24"/>
          <w:szCs w:val="24"/>
          <w:lang w:val="ru-RU"/>
        </w:rPr>
        <w:t xml:space="preserve"> </w:t>
      </w:r>
      <w:r w:rsidR="008A1423"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ru-RU"/>
        </w:rPr>
        <w:t>а</w:t>
      </w:r>
      <w:r w:rsidR="008A1423" w:rsidRPr="008A1423"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ru-RU"/>
        </w:rPr>
        <w:t>)</w:t>
      </w:r>
      <w:r w:rsidR="008A1423">
        <w:rPr>
          <w:rFonts w:asciiTheme="majorBidi" w:eastAsia="PMingLiU" w:hAnsiTheme="majorBidi" w:cstheme="majorBidi"/>
          <w:b/>
          <w:i w:val="0"/>
          <w:iCs w:val="0"/>
          <w:noProof/>
          <w:color w:val="auto"/>
          <w:sz w:val="24"/>
          <w:szCs w:val="24"/>
          <w:lang w:val="ru-RU"/>
        </w:rPr>
        <w:t xml:space="preserve"> </w:t>
      </w:r>
      <w:r w:rsidR="008A1423"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ru-RU"/>
        </w:rPr>
        <w:t>Классическая синхротронная частота и тем изменения огибающей сепаратрисы в окресности критической энергии</w:t>
      </w:r>
      <w:r w:rsidR="008A1423" w:rsidRPr="008A1423"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ru-RU"/>
        </w:rPr>
        <w:t xml:space="preserve">; </w:t>
      </w:r>
      <w:r w:rsidR="008A1423"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ru-RU"/>
        </w:rPr>
        <w:t xml:space="preserve">б) </w:t>
      </w:r>
      <w:r w:rsidR="002B58CF"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ru-RU"/>
        </w:rPr>
        <w:t xml:space="preserve">изменение первого и второго порядка коэффициента проскальзывания </w:t>
      </w:r>
      <m:oMath>
        <m:sSub>
          <m:sSubPr>
            <m:ctrlPr>
              <w:rPr>
                <w:rFonts w:ascii="Cambria Math" w:hAnsi="Cambria Math"/>
                <w:color w:val="000000" w:themeColor="text1"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color w:val="000000" w:themeColor="text1"/>
                <w:sz w:val="24"/>
                <w:szCs w:val="24"/>
              </w:rPr>
              <m:t>η</m:t>
            </m:r>
          </m:e>
          <m:sub>
            <m:r>
              <w:rPr>
                <w:rFonts w:ascii="Cambria Math" w:eastAsiaTheme="minorEastAsia" w:hAnsi="Cambria Math"/>
                <w:color w:val="000000" w:themeColor="text1"/>
                <w:sz w:val="24"/>
                <w:szCs w:val="24"/>
                <w:lang w:val="ru-RU"/>
              </w:rPr>
              <m:t>0</m:t>
            </m:r>
          </m:sub>
        </m:sSub>
      </m:oMath>
      <w:r w:rsidR="002B58CF" w:rsidRPr="002B58CF">
        <w:rPr>
          <w:rFonts w:asciiTheme="majorBidi" w:eastAsia="PMingLiU" w:hAnsiTheme="majorBidi" w:cstheme="majorBidi"/>
          <w:i w:val="0"/>
          <w:noProof/>
          <w:color w:val="000000" w:themeColor="text1"/>
          <w:sz w:val="24"/>
          <w:szCs w:val="24"/>
          <w:lang w:val="ru-RU"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  <w:bCs/>
                <w:color w:val="000000" w:themeColor="text1"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color w:val="000000" w:themeColor="text1"/>
                <w:sz w:val="24"/>
                <w:szCs w:val="24"/>
              </w:rPr>
              <m:t>η</m:t>
            </m:r>
          </m:e>
          <m:sub>
            <m:r>
              <w:rPr>
                <w:rFonts w:ascii="Cambria Math" w:eastAsiaTheme="minorEastAsia" w:hAnsi="Cambria Math"/>
                <w:color w:val="000000" w:themeColor="text1"/>
                <w:sz w:val="24"/>
                <w:szCs w:val="24"/>
                <w:lang w:val="ru-RU"/>
              </w:rPr>
              <m:t>1</m:t>
            </m:r>
          </m:sub>
        </m:sSub>
        <m:r>
          <w:rPr>
            <w:rFonts w:ascii="Cambria Math" w:eastAsiaTheme="minorEastAsia" w:hAnsi="Cambria Math"/>
            <w:color w:val="000000" w:themeColor="text1"/>
            <w:sz w:val="24"/>
            <w:szCs w:val="24"/>
          </w:rPr>
          <m:t>δ</m:t>
        </m:r>
      </m:oMath>
      <w:r w:rsidR="002B58CF" w:rsidRPr="002B58CF">
        <w:rPr>
          <w:rFonts w:asciiTheme="majorBidi" w:eastAsia="PMingLiU" w:hAnsiTheme="majorBidi" w:cstheme="majorBidi"/>
          <w:i w:val="0"/>
          <w:noProof/>
          <w:color w:val="000000" w:themeColor="text1"/>
          <w:sz w:val="24"/>
          <w:szCs w:val="24"/>
          <w:lang w:val="ru-RU"/>
        </w:rPr>
        <w:t xml:space="preserve"> </w:t>
      </w:r>
      <w:r w:rsidR="002B58CF">
        <w:rPr>
          <w:rFonts w:asciiTheme="majorBidi" w:eastAsia="PMingLiU" w:hAnsiTheme="majorBidi" w:cstheme="majorBidi"/>
          <w:i w:val="0"/>
          <w:noProof/>
          <w:color w:val="000000" w:themeColor="text1"/>
          <w:sz w:val="24"/>
          <w:szCs w:val="24"/>
          <w:lang w:val="ru-RU"/>
        </w:rPr>
        <w:t>в окресности критической энергии.</w:t>
      </w:r>
    </w:p>
    <w:p w14:paraId="59D1BBEC" w14:textId="77777777" w:rsidR="0080688B" w:rsidRPr="004F03C8" w:rsidRDefault="0080688B" w:rsidP="00CA3F81">
      <w:pPr>
        <w:pStyle w:val="aa"/>
        <w:suppressAutoHyphens/>
        <w:spacing w:after="120" w:line="276" w:lineRule="auto"/>
        <w:ind w:firstLine="567"/>
        <w:jc w:val="both"/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ru-RU"/>
        </w:rPr>
      </w:pPr>
      <w:r>
        <w:rPr>
          <w:rFonts w:asciiTheme="majorBidi" w:eastAsia="PMingLiU" w:hAnsiTheme="majorBidi" w:cstheme="majorBidi"/>
          <w:b/>
          <w:i w:val="0"/>
          <w:iCs w:val="0"/>
          <w:noProof/>
          <w:color w:val="auto"/>
          <w:sz w:val="24"/>
          <w:szCs w:val="24"/>
          <w:lang w:val="ru-RU"/>
        </w:rPr>
        <w:t>Рис</w:t>
      </w:r>
      <w:r w:rsidRPr="00B40174">
        <w:rPr>
          <w:rFonts w:asciiTheme="majorBidi" w:eastAsia="PMingLiU" w:hAnsiTheme="majorBidi" w:cstheme="majorBidi"/>
          <w:b/>
          <w:i w:val="0"/>
          <w:iCs w:val="0"/>
          <w:noProof/>
          <w:color w:val="auto"/>
          <w:sz w:val="24"/>
          <w:szCs w:val="24"/>
          <w:lang w:val="ru-RU"/>
        </w:rPr>
        <w:t xml:space="preserve">. </w:t>
      </w:r>
      <w:r>
        <w:rPr>
          <w:rFonts w:asciiTheme="majorBidi" w:eastAsia="PMingLiU" w:hAnsiTheme="majorBidi" w:cstheme="majorBidi"/>
          <w:b/>
          <w:i w:val="0"/>
          <w:iCs w:val="0"/>
          <w:noProof/>
          <w:color w:val="auto"/>
          <w:sz w:val="24"/>
          <w:szCs w:val="24"/>
          <w:lang w:val="ru-RU"/>
        </w:rPr>
        <w:t>2</w:t>
      </w:r>
      <w:r w:rsidRPr="00B40174">
        <w:rPr>
          <w:rFonts w:asciiTheme="majorBidi" w:eastAsia="PMingLiU" w:hAnsiTheme="majorBidi" w:cstheme="majorBidi"/>
          <w:b/>
          <w:i w:val="0"/>
          <w:iCs w:val="0"/>
          <w:noProof/>
          <w:color w:val="auto"/>
          <w:sz w:val="24"/>
          <w:szCs w:val="24"/>
          <w:lang w:val="ru-RU"/>
        </w:rPr>
        <w:t>.</w:t>
      </w:r>
      <w:r w:rsidR="00CA3F81" w:rsidRPr="00CA3F81"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ru-RU"/>
        </w:rPr>
        <w:t xml:space="preserve"> </w:t>
      </w:r>
      <w:r w:rsidR="002B58CF"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ru-RU"/>
        </w:rPr>
        <w:t>Зависимость длины</w:t>
      </w:r>
      <w:r w:rsidR="002B58CF" w:rsidRPr="002B58CF"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ru-RU"/>
        </w:rPr>
        <w:t>,</w:t>
      </w:r>
      <w:r w:rsidR="002B58CF"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ru-RU"/>
        </w:rPr>
        <w:t xml:space="preserve"> разброса по энергии</w:t>
      </w:r>
      <w:r w:rsidR="002B58CF" w:rsidRPr="002B58CF"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ru-RU"/>
        </w:rPr>
        <w:t xml:space="preserve">, </w:t>
      </w:r>
      <w:r w:rsidR="004F03C8"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ru-RU"/>
        </w:rPr>
        <w:t xml:space="preserve">продольного </w:t>
      </w:r>
      <w:r w:rsidR="002B58CF"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ru-RU"/>
        </w:rPr>
        <w:t>эмиттанса от номера оборота в окресности критической энергии</w:t>
      </w:r>
      <w:r w:rsidR="004F03C8"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ru-RU"/>
        </w:rPr>
        <w:t xml:space="preserve"> для трёх моделей</w:t>
      </w:r>
      <w:r w:rsidR="00F478A2" w:rsidRPr="00F478A2"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ru-RU"/>
        </w:rPr>
        <w:t xml:space="preserve"> </w:t>
      </w:r>
      <w:r w:rsidR="00F478A2" w:rsidRPr="00E41F58">
        <w:rPr>
          <w:rFonts w:asciiTheme="majorBidi" w:eastAsia="PMingLiU" w:hAnsiTheme="majorBidi" w:cstheme="majorBidi"/>
          <w:bCs/>
          <w:noProof/>
          <w:color w:val="auto"/>
          <w:sz w:val="24"/>
          <w:szCs w:val="24"/>
          <w:lang w:val="ru-RU"/>
        </w:rPr>
        <w:t>без</w:t>
      </w:r>
      <w:r w:rsidR="00F478A2"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ru-RU"/>
        </w:rPr>
        <w:t xml:space="preserve"> скачка и учёта </w:t>
      </w:r>
      <w:r w:rsidR="00E41F58"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ru-RU"/>
        </w:rPr>
        <w:t>импеданса</w:t>
      </w:r>
      <w:r w:rsidR="004F03C8"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ru-RU"/>
        </w:rPr>
        <w:t>. Синяя – учёт только первого порядка</w:t>
      </w:r>
      <w:r w:rsidR="004F03C8" w:rsidRPr="004F03C8">
        <w:rPr>
          <w:rFonts w:asciiTheme="majorBidi" w:eastAsia="PMingLiU" w:hAnsiTheme="majorBidi" w:cstheme="majorBidi"/>
          <w:bCs/>
          <w:i w:val="0"/>
          <w:iCs w:val="0"/>
          <w:noProof/>
          <w:color w:val="000000" w:themeColor="text1"/>
          <w:sz w:val="24"/>
          <w:szCs w:val="24"/>
          <w:lang w:val="ru-RU"/>
        </w:rPr>
        <w:t xml:space="preserve"> </w:t>
      </w:r>
      <m:oMath>
        <m:r>
          <w:rPr>
            <w:rFonts w:ascii="Cambria Math" w:eastAsiaTheme="minorEastAsia" w:hAnsi="Cambria Math"/>
            <w:color w:val="000000" w:themeColor="text1"/>
            <w:sz w:val="24"/>
            <w:szCs w:val="24"/>
          </w:rPr>
          <m:t>η</m:t>
        </m:r>
        <m:r>
          <w:rPr>
            <w:rFonts w:ascii="Cambria Math" w:eastAsiaTheme="minorEastAsia" w:hAnsi="Cambria Math"/>
            <w:color w:val="000000" w:themeColor="text1"/>
            <w:sz w:val="24"/>
            <w:szCs w:val="24"/>
            <w:lang w:val="ru-RU"/>
          </w:rPr>
          <m:t>=</m:t>
        </m:r>
        <m:sSub>
          <m:sSubPr>
            <m:ctrlPr>
              <w:rPr>
                <w:rFonts w:ascii="Cambria Math" w:eastAsiaTheme="minorEastAsia" w:hAnsi="Cambria Math"/>
                <w:bCs/>
                <w:color w:val="000000" w:themeColor="text1"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color w:val="000000" w:themeColor="text1"/>
                <w:sz w:val="24"/>
                <w:szCs w:val="24"/>
              </w:rPr>
              <m:t>η</m:t>
            </m:r>
          </m:e>
          <m:sub>
            <m:r>
              <w:rPr>
                <w:rFonts w:ascii="Cambria Math" w:eastAsiaTheme="minorEastAsia" w:hAnsi="Cambria Math"/>
                <w:color w:val="000000" w:themeColor="text1"/>
                <w:sz w:val="24"/>
                <w:szCs w:val="24"/>
                <w:lang w:val="ru-RU"/>
              </w:rPr>
              <m:t>0</m:t>
            </m:r>
          </m:sub>
        </m:sSub>
      </m:oMath>
      <w:r w:rsidR="004F03C8" w:rsidRPr="004F03C8">
        <w:rPr>
          <w:rFonts w:asciiTheme="majorBidi" w:eastAsia="PMingLiU" w:hAnsiTheme="majorBidi" w:cstheme="majorBidi"/>
          <w:bCs/>
          <w:i w:val="0"/>
          <w:noProof/>
          <w:color w:val="000000" w:themeColor="text1"/>
          <w:sz w:val="24"/>
          <w:szCs w:val="24"/>
          <w:lang w:val="ru-RU"/>
        </w:rPr>
        <w:t>,</w:t>
      </w:r>
      <w:r w:rsidR="004F03C8" w:rsidRPr="004F03C8">
        <w:rPr>
          <w:rFonts w:asciiTheme="majorBidi" w:eastAsia="PMingLiU" w:hAnsiTheme="majorBidi" w:cstheme="majorBidi"/>
          <w:bCs/>
          <w:i w:val="0"/>
          <w:iCs w:val="0"/>
          <w:noProof/>
          <w:color w:val="000000" w:themeColor="text1"/>
          <w:sz w:val="24"/>
          <w:szCs w:val="24"/>
          <w:lang w:val="ru-RU"/>
        </w:rPr>
        <w:t xml:space="preserve"> </w:t>
      </w:r>
      <w:r w:rsidR="004F03C8" w:rsidRPr="004F03C8"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ru-RU"/>
        </w:rPr>
        <w:t>‘</w:t>
      </w:r>
      <w:r w:rsidR="004F03C8"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en-US"/>
        </w:rPr>
        <w:t>simple</w:t>
      </w:r>
      <w:r w:rsidR="004F03C8" w:rsidRPr="004F03C8"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ru-RU"/>
        </w:rPr>
        <w:t xml:space="preserve">’ </w:t>
      </w:r>
      <w:r w:rsidR="004F03C8"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en-US"/>
        </w:rPr>
        <w:t>solver</w:t>
      </w:r>
      <w:r w:rsidR="004F03C8" w:rsidRPr="004F03C8"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ru-RU"/>
        </w:rPr>
        <w:t xml:space="preserve">, </w:t>
      </w:r>
      <w:r w:rsidR="004F03C8"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ru-RU"/>
        </w:rPr>
        <w:t>оранжевая –</w:t>
      </w:r>
      <w:r w:rsidR="006902EF" w:rsidRPr="006902EF"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ru-RU"/>
        </w:rPr>
        <w:t xml:space="preserve"> </w:t>
      </w:r>
      <m:oMath>
        <m:r>
          <w:rPr>
            <w:rFonts w:ascii="Cambria Math" w:eastAsiaTheme="minorEastAsia" w:hAnsi="Cambria Math"/>
            <w:color w:val="000000" w:themeColor="text1"/>
            <w:sz w:val="24"/>
            <w:szCs w:val="24"/>
          </w:rPr>
          <m:t>η</m:t>
        </m:r>
        <m:r>
          <w:rPr>
            <w:rFonts w:ascii="Cambria Math" w:eastAsiaTheme="minorEastAsia" w:hAnsi="Cambria Math"/>
            <w:color w:val="000000" w:themeColor="text1"/>
            <w:sz w:val="24"/>
            <w:szCs w:val="24"/>
            <w:lang w:val="ru-RU"/>
          </w:rPr>
          <m:t>=</m:t>
        </m:r>
        <m:sSub>
          <m:sSubPr>
            <m:ctrlPr>
              <w:rPr>
                <w:rFonts w:ascii="Cambria Math" w:eastAsiaTheme="minorEastAsia" w:hAnsi="Cambria Math"/>
                <w:bCs/>
                <w:color w:val="000000" w:themeColor="text1"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color w:val="000000" w:themeColor="text1"/>
                <w:sz w:val="24"/>
                <w:szCs w:val="24"/>
              </w:rPr>
              <m:t>η</m:t>
            </m:r>
          </m:e>
          <m:sub>
            <m:r>
              <w:rPr>
                <w:rFonts w:ascii="Cambria Math" w:eastAsiaTheme="minorEastAsia" w:hAnsi="Cambria Math"/>
                <w:color w:val="000000" w:themeColor="text1"/>
                <w:sz w:val="24"/>
                <w:szCs w:val="24"/>
                <w:lang w:val="ru-RU"/>
              </w:rPr>
              <m:t>0</m:t>
            </m:r>
          </m:sub>
        </m:sSub>
      </m:oMath>
      <w:r w:rsidR="004F03C8" w:rsidRPr="004F03C8">
        <w:rPr>
          <w:rFonts w:asciiTheme="majorBidi" w:eastAsia="PMingLiU" w:hAnsiTheme="majorBidi" w:cstheme="majorBidi"/>
          <w:bCs/>
          <w:i w:val="0"/>
          <w:noProof/>
          <w:color w:val="000000" w:themeColor="text1"/>
          <w:sz w:val="24"/>
          <w:szCs w:val="24"/>
          <w:lang w:val="ru-RU"/>
        </w:rPr>
        <w:t>,</w:t>
      </w:r>
      <w:r w:rsidR="004F03C8" w:rsidRPr="004F03C8">
        <w:rPr>
          <w:rFonts w:asciiTheme="majorBidi" w:eastAsia="PMingLiU" w:hAnsiTheme="majorBidi" w:cstheme="majorBidi"/>
          <w:bCs/>
          <w:i w:val="0"/>
          <w:iCs w:val="0"/>
          <w:noProof/>
          <w:color w:val="000000" w:themeColor="text1"/>
          <w:sz w:val="24"/>
          <w:szCs w:val="24"/>
          <w:lang w:val="ru-RU"/>
        </w:rPr>
        <w:t xml:space="preserve"> </w:t>
      </w:r>
      <w:r w:rsidR="004F03C8" w:rsidRPr="004F03C8"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ru-RU"/>
        </w:rPr>
        <w:t>‘</w:t>
      </w:r>
      <w:r w:rsidR="004F03C8"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en-US"/>
        </w:rPr>
        <w:t>exact</w:t>
      </w:r>
      <w:r w:rsidR="004F03C8" w:rsidRPr="004F03C8"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ru-RU"/>
        </w:rPr>
        <w:t xml:space="preserve">’ </w:t>
      </w:r>
      <w:r w:rsidR="004F03C8"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en-US"/>
        </w:rPr>
        <w:t>solver</w:t>
      </w:r>
      <w:r w:rsidR="004F03C8" w:rsidRPr="004F03C8"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ru-RU"/>
        </w:rPr>
        <w:t xml:space="preserve">, </w:t>
      </w:r>
      <w:r w:rsidR="004F03C8"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ru-RU"/>
        </w:rPr>
        <w:t>зеленая –</w:t>
      </w:r>
      <w:r w:rsidR="006902EF" w:rsidRPr="006902EF"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ru-RU"/>
        </w:rPr>
        <w:t xml:space="preserve"> </w:t>
      </w:r>
      <m:oMath>
        <m:r>
          <w:rPr>
            <w:rFonts w:ascii="Cambria Math" w:eastAsiaTheme="minorEastAsia" w:hAnsi="Cambria Math"/>
            <w:color w:val="000000" w:themeColor="text1"/>
            <w:sz w:val="24"/>
            <w:szCs w:val="24"/>
          </w:rPr>
          <m:t>η</m:t>
        </m:r>
        <m:r>
          <w:rPr>
            <w:rFonts w:ascii="Cambria Math" w:eastAsiaTheme="minorEastAsia" w:hAnsi="Cambria Math"/>
            <w:color w:val="000000" w:themeColor="text1"/>
            <w:sz w:val="24"/>
            <w:szCs w:val="24"/>
            <w:lang w:val="ru-RU"/>
          </w:rPr>
          <m:t>=</m:t>
        </m:r>
        <m:sSub>
          <m:sSubPr>
            <m:ctrlPr>
              <w:rPr>
                <w:rFonts w:ascii="Cambria Math" w:eastAsiaTheme="minorEastAsia" w:hAnsi="Cambria Math"/>
                <w:bCs/>
                <w:color w:val="000000" w:themeColor="text1"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color w:val="000000" w:themeColor="text1"/>
                <w:sz w:val="24"/>
                <w:szCs w:val="24"/>
              </w:rPr>
              <m:t>η</m:t>
            </m:r>
          </m:e>
          <m:sub>
            <m:r>
              <w:rPr>
                <w:rFonts w:ascii="Cambria Math" w:eastAsiaTheme="minorEastAsia" w:hAnsi="Cambria Math"/>
                <w:color w:val="000000" w:themeColor="text1"/>
                <w:sz w:val="24"/>
                <w:szCs w:val="24"/>
                <w:lang w:val="ru-RU"/>
              </w:rPr>
              <m:t>0</m:t>
            </m:r>
          </m:sub>
        </m:sSub>
        <m:r>
          <w:rPr>
            <w:rFonts w:ascii="Cambria Math" w:eastAsiaTheme="minorEastAsia" w:hAnsi="Cambria Math"/>
            <w:color w:val="000000" w:themeColor="text1"/>
            <w:sz w:val="24"/>
            <w:szCs w:val="24"/>
            <w:lang w:val="ru-RU"/>
          </w:rPr>
          <m:t>+</m:t>
        </m:r>
        <m:sSub>
          <m:sSubPr>
            <m:ctrlPr>
              <w:rPr>
                <w:rFonts w:ascii="Cambria Math" w:eastAsiaTheme="minorEastAsia" w:hAnsi="Cambria Math"/>
                <w:bCs/>
                <w:color w:val="000000" w:themeColor="text1"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color w:val="000000" w:themeColor="text1"/>
                <w:sz w:val="24"/>
                <w:szCs w:val="24"/>
              </w:rPr>
              <m:t>η</m:t>
            </m:r>
          </m:e>
          <m:sub>
            <m:r>
              <w:rPr>
                <w:rFonts w:ascii="Cambria Math" w:eastAsiaTheme="minorEastAsia" w:hAnsi="Cambria Math"/>
                <w:color w:val="000000" w:themeColor="text1"/>
                <w:sz w:val="24"/>
                <w:szCs w:val="24"/>
                <w:lang w:val="ru-RU"/>
              </w:rPr>
              <m:t>1</m:t>
            </m:r>
          </m:sub>
        </m:sSub>
        <m:r>
          <w:rPr>
            <w:rFonts w:ascii="Cambria Math" w:eastAsiaTheme="minorEastAsia" w:hAnsi="Cambria Math"/>
            <w:color w:val="000000" w:themeColor="text1"/>
            <w:sz w:val="24"/>
            <w:szCs w:val="24"/>
          </w:rPr>
          <m:t>δ</m:t>
        </m:r>
      </m:oMath>
      <w:r w:rsidR="006902EF" w:rsidRPr="006902EF">
        <w:rPr>
          <w:rFonts w:asciiTheme="majorBidi" w:eastAsia="PMingLiU" w:hAnsiTheme="majorBidi" w:cstheme="majorBidi"/>
          <w:i w:val="0"/>
          <w:noProof/>
          <w:color w:val="000000" w:themeColor="text1"/>
          <w:sz w:val="24"/>
          <w:szCs w:val="24"/>
          <w:lang w:val="ru-RU"/>
        </w:rPr>
        <w:t xml:space="preserve">, </w:t>
      </w:r>
      <w:r w:rsidR="006902EF" w:rsidRPr="004F03C8"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ru-RU"/>
        </w:rPr>
        <w:t>‘</w:t>
      </w:r>
      <w:r w:rsidR="006902EF"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en-US"/>
        </w:rPr>
        <w:t>exact</w:t>
      </w:r>
      <w:r w:rsidR="006902EF" w:rsidRPr="004F03C8"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ru-RU"/>
        </w:rPr>
        <w:t xml:space="preserve">’ </w:t>
      </w:r>
      <w:r w:rsidR="006902EF"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en-US"/>
        </w:rPr>
        <w:t>solver</w:t>
      </w:r>
      <w:r w:rsidR="004F03C8">
        <w:rPr>
          <w:rFonts w:asciiTheme="majorBidi" w:eastAsia="PMingLiU" w:hAnsiTheme="majorBidi" w:cstheme="majorBidi"/>
          <w:i w:val="0"/>
          <w:noProof/>
          <w:color w:val="000000" w:themeColor="text1"/>
          <w:sz w:val="24"/>
          <w:szCs w:val="24"/>
          <w:lang w:val="ru-RU"/>
        </w:rPr>
        <w:t>.</w:t>
      </w:r>
    </w:p>
    <w:p w14:paraId="5E232E11" w14:textId="77777777" w:rsidR="0080688B" w:rsidRPr="00CA3F81" w:rsidRDefault="0080688B" w:rsidP="00CA3F81">
      <w:pPr>
        <w:pStyle w:val="aa"/>
        <w:suppressAutoHyphens/>
        <w:spacing w:after="120" w:line="276" w:lineRule="auto"/>
        <w:ind w:firstLine="567"/>
        <w:jc w:val="both"/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ru-RU"/>
        </w:rPr>
      </w:pPr>
      <w:r>
        <w:rPr>
          <w:rFonts w:asciiTheme="majorBidi" w:eastAsia="PMingLiU" w:hAnsiTheme="majorBidi" w:cstheme="majorBidi"/>
          <w:b/>
          <w:i w:val="0"/>
          <w:iCs w:val="0"/>
          <w:noProof/>
          <w:color w:val="auto"/>
          <w:sz w:val="24"/>
          <w:szCs w:val="24"/>
          <w:lang w:val="ru-RU"/>
        </w:rPr>
        <w:t>Рис</w:t>
      </w:r>
      <w:r w:rsidRPr="00B40174">
        <w:rPr>
          <w:rFonts w:asciiTheme="majorBidi" w:eastAsia="PMingLiU" w:hAnsiTheme="majorBidi" w:cstheme="majorBidi"/>
          <w:b/>
          <w:i w:val="0"/>
          <w:iCs w:val="0"/>
          <w:noProof/>
          <w:color w:val="auto"/>
          <w:sz w:val="24"/>
          <w:szCs w:val="24"/>
          <w:lang w:val="ru-RU"/>
        </w:rPr>
        <w:t xml:space="preserve">. </w:t>
      </w:r>
      <w:r>
        <w:rPr>
          <w:rFonts w:asciiTheme="majorBidi" w:eastAsia="PMingLiU" w:hAnsiTheme="majorBidi" w:cstheme="majorBidi"/>
          <w:b/>
          <w:i w:val="0"/>
          <w:iCs w:val="0"/>
          <w:noProof/>
          <w:color w:val="auto"/>
          <w:sz w:val="24"/>
          <w:szCs w:val="24"/>
          <w:lang w:val="ru-RU"/>
        </w:rPr>
        <w:t>3</w:t>
      </w:r>
      <w:r w:rsidRPr="00B40174">
        <w:rPr>
          <w:rFonts w:asciiTheme="majorBidi" w:eastAsia="PMingLiU" w:hAnsiTheme="majorBidi" w:cstheme="majorBidi"/>
          <w:b/>
          <w:i w:val="0"/>
          <w:iCs w:val="0"/>
          <w:noProof/>
          <w:color w:val="auto"/>
          <w:sz w:val="24"/>
          <w:szCs w:val="24"/>
          <w:lang w:val="ru-RU"/>
        </w:rPr>
        <w:t>.</w:t>
      </w:r>
      <w:r>
        <w:rPr>
          <w:rFonts w:asciiTheme="majorBidi" w:eastAsia="PMingLiU" w:hAnsiTheme="majorBidi" w:cstheme="majorBidi"/>
          <w:b/>
          <w:i w:val="0"/>
          <w:iCs w:val="0"/>
          <w:noProof/>
          <w:color w:val="auto"/>
          <w:sz w:val="24"/>
          <w:szCs w:val="24"/>
          <w:lang w:val="ru-RU"/>
        </w:rPr>
        <w:t xml:space="preserve"> </w:t>
      </w:r>
      <w:r w:rsidR="00E41F58"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ru-RU"/>
        </w:rPr>
        <w:t>Зависимость длины</w:t>
      </w:r>
      <w:r w:rsidR="00E41F58" w:rsidRPr="002B58CF"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ru-RU"/>
        </w:rPr>
        <w:t>,</w:t>
      </w:r>
      <w:r w:rsidR="00E41F58"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ru-RU"/>
        </w:rPr>
        <w:t xml:space="preserve"> разброса по энергии</w:t>
      </w:r>
      <w:r w:rsidR="00E41F58" w:rsidRPr="002B58CF"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ru-RU"/>
        </w:rPr>
        <w:t xml:space="preserve">, </w:t>
      </w:r>
      <w:r w:rsidR="00E41F58"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ru-RU"/>
        </w:rPr>
        <w:t xml:space="preserve">продольного эмиттанса от номера оборота в окресности критической энергии </w:t>
      </w:r>
      <w:r w:rsidR="00E41F58" w:rsidRPr="00E41F58">
        <w:rPr>
          <w:rFonts w:asciiTheme="majorBidi" w:eastAsia="PMingLiU" w:hAnsiTheme="majorBidi" w:cstheme="majorBidi"/>
          <w:bCs/>
          <w:noProof/>
          <w:color w:val="auto"/>
          <w:sz w:val="24"/>
          <w:szCs w:val="24"/>
          <w:lang w:val="ru-RU"/>
        </w:rPr>
        <w:t>без</w:t>
      </w:r>
      <w:r w:rsidR="00E41F58"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ru-RU"/>
        </w:rPr>
        <w:t xml:space="preserve"> скачка</w:t>
      </w:r>
      <w:r w:rsidR="00E41F58" w:rsidRPr="00182D04"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ru-RU"/>
        </w:rPr>
        <w:t>,</w:t>
      </w:r>
      <w:r w:rsidR="00E41F58"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ru-RU"/>
        </w:rPr>
        <w:t xml:space="preserve"> </w:t>
      </w:r>
      <w:r w:rsidR="00E41F58" w:rsidRPr="00E41F58">
        <w:rPr>
          <w:rFonts w:asciiTheme="majorBidi" w:eastAsia="PMingLiU" w:hAnsiTheme="majorBidi" w:cstheme="majorBidi"/>
          <w:bCs/>
          <w:noProof/>
          <w:color w:val="auto"/>
          <w:sz w:val="24"/>
          <w:szCs w:val="24"/>
          <w:lang w:val="ru-RU"/>
        </w:rPr>
        <w:t>с</w:t>
      </w:r>
      <w:r w:rsidR="00E41F58"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ru-RU"/>
        </w:rPr>
        <w:t xml:space="preserve"> учётом различного вида импеданса и интенсивностей.</w:t>
      </w:r>
    </w:p>
    <w:p w14:paraId="06AB1A25" w14:textId="77777777" w:rsidR="00D5316C" w:rsidRPr="00EC11F6" w:rsidRDefault="0080688B" w:rsidP="00D5316C">
      <w:pPr>
        <w:pStyle w:val="aa"/>
        <w:suppressAutoHyphens/>
        <w:spacing w:after="120" w:line="276" w:lineRule="auto"/>
        <w:ind w:firstLine="567"/>
        <w:jc w:val="both"/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ru-RU"/>
        </w:rPr>
      </w:pPr>
      <w:r>
        <w:rPr>
          <w:rFonts w:asciiTheme="majorBidi" w:eastAsia="PMingLiU" w:hAnsiTheme="majorBidi" w:cstheme="majorBidi"/>
          <w:b/>
          <w:i w:val="0"/>
          <w:iCs w:val="0"/>
          <w:noProof/>
          <w:color w:val="auto"/>
          <w:sz w:val="24"/>
          <w:szCs w:val="24"/>
          <w:lang w:val="ru-RU"/>
        </w:rPr>
        <w:t>Рис</w:t>
      </w:r>
      <w:r w:rsidRPr="00B40174">
        <w:rPr>
          <w:rFonts w:asciiTheme="majorBidi" w:eastAsia="PMingLiU" w:hAnsiTheme="majorBidi" w:cstheme="majorBidi"/>
          <w:b/>
          <w:i w:val="0"/>
          <w:iCs w:val="0"/>
          <w:noProof/>
          <w:color w:val="auto"/>
          <w:sz w:val="24"/>
          <w:szCs w:val="24"/>
          <w:lang w:val="ru-RU"/>
        </w:rPr>
        <w:t xml:space="preserve">. </w:t>
      </w:r>
      <w:r>
        <w:rPr>
          <w:rFonts w:asciiTheme="majorBidi" w:eastAsia="PMingLiU" w:hAnsiTheme="majorBidi" w:cstheme="majorBidi"/>
          <w:b/>
          <w:i w:val="0"/>
          <w:iCs w:val="0"/>
          <w:noProof/>
          <w:color w:val="auto"/>
          <w:sz w:val="24"/>
          <w:szCs w:val="24"/>
          <w:lang w:val="ru-RU"/>
        </w:rPr>
        <w:t>4</w:t>
      </w:r>
      <w:r w:rsidRPr="00B40174">
        <w:rPr>
          <w:rFonts w:asciiTheme="majorBidi" w:eastAsia="PMingLiU" w:hAnsiTheme="majorBidi" w:cstheme="majorBidi"/>
          <w:b/>
          <w:i w:val="0"/>
          <w:iCs w:val="0"/>
          <w:noProof/>
          <w:color w:val="auto"/>
          <w:sz w:val="24"/>
          <w:szCs w:val="24"/>
          <w:lang w:val="ru-RU"/>
        </w:rPr>
        <w:t>.</w:t>
      </w:r>
      <w:r>
        <w:rPr>
          <w:rFonts w:asciiTheme="majorBidi" w:eastAsia="PMingLiU" w:hAnsiTheme="majorBidi" w:cstheme="majorBidi"/>
          <w:b/>
          <w:i w:val="0"/>
          <w:iCs w:val="0"/>
          <w:noProof/>
          <w:color w:val="auto"/>
          <w:sz w:val="24"/>
          <w:szCs w:val="24"/>
          <w:lang w:val="ru-RU"/>
        </w:rPr>
        <w:t xml:space="preserve"> </w:t>
      </w:r>
      <w:r w:rsidR="00EC11F6" w:rsidRPr="00EC11F6"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ru-RU"/>
        </w:rPr>
        <w:t xml:space="preserve">Твисс-параметры </w:t>
      </w:r>
      <m:oMath>
        <m:sSub>
          <m:sSubPr>
            <m:ctrlPr>
              <w:rPr>
                <w:rFonts w:ascii="Cambria Math" w:eastAsiaTheme="minorEastAsia" w:hAnsi="Cambria Math"/>
                <w:bCs/>
                <w:color w:val="000000" w:themeColor="text1"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color w:val="000000" w:themeColor="text1"/>
                <w:sz w:val="24"/>
                <w:szCs w:val="24"/>
              </w:rPr>
              <m:t>β</m:t>
            </m:r>
          </m:e>
          <m:sub>
            <m:r>
              <w:rPr>
                <w:rFonts w:ascii="Cambria Math" w:eastAsiaTheme="minorEastAsia" w:hAnsi="Cambria Math"/>
                <w:color w:val="000000" w:themeColor="text1"/>
                <w:sz w:val="24"/>
                <w:szCs w:val="24"/>
                <w:lang w:val="ru-RU"/>
              </w:rPr>
              <m:t>x</m:t>
            </m:r>
          </m:sub>
        </m:sSub>
        <m:r>
          <w:rPr>
            <w:rFonts w:ascii="Cambria Math" w:eastAsiaTheme="minorEastAsia" w:hAnsi="Cambria Math"/>
            <w:color w:val="000000" w:themeColor="text1"/>
            <w:sz w:val="24"/>
            <w:szCs w:val="24"/>
            <w:lang w:val="ru-RU"/>
          </w:rPr>
          <m:t>,</m:t>
        </m:r>
        <m:sSub>
          <m:sSubPr>
            <m:ctrlPr>
              <w:rPr>
                <w:rFonts w:ascii="Cambria Math" w:eastAsiaTheme="minorEastAsia" w:hAnsi="Cambria Math"/>
                <w:bCs/>
                <w:color w:val="000000" w:themeColor="text1"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color w:val="000000" w:themeColor="text1"/>
                <w:sz w:val="24"/>
                <w:szCs w:val="24"/>
              </w:rPr>
              <m:t>β</m:t>
            </m:r>
          </m:e>
          <m:sub>
            <m:r>
              <w:rPr>
                <w:rFonts w:ascii="Cambria Math" w:eastAsiaTheme="minorEastAsia" w:hAnsi="Cambria Math"/>
                <w:color w:val="000000" w:themeColor="text1"/>
                <w:sz w:val="24"/>
                <w:szCs w:val="24"/>
                <w:lang w:val="ru-RU"/>
              </w:rPr>
              <m:t>y</m:t>
            </m:r>
          </m:sub>
        </m:sSub>
        <m:r>
          <w:rPr>
            <w:rFonts w:ascii="Cambria Math" w:eastAsiaTheme="minorEastAsia" w:hAnsi="Cambria Math"/>
            <w:color w:val="000000" w:themeColor="text1"/>
            <w:sz w:val="24"/>
            <w:szCs w:val="24"/>
            <w:lang w:val="ru-RU"/>
          </w:rPr>
          <m:t>,</m:t>
        </m:r>
        <m:sSub>
          <m:sSubPr>
            <m:ctrlPr>
              <w:rPr>
                <w:rFonts w:ascii="Cambria Math" w:eastAsiaTheme="minorEastAsia" w:hAnsi="Cambria Math"/>
                <w:bCs/>
                <w:color w:val="000000" w:themeColor="text1"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color w:val="000000" w:themeColor="text1"/>
                <w:sz w:val="24"/>
                <w:szCs w:val="24"/>
              </w:rPr>
              <m:t>D</m:t>
            </m:r>
          </m:e>
          <m:sub>
            <m:r>
              <w:rPr>
                <w:rFonts w:ascii="Cambria Math" w:eastAsiaTheme="minorEastAsia" w:hAnsi="Cambria Math"/>
                <w:color w:val="000000" w:themeColor="text1"/>
                <w:sz w:val="24"/>
                <w:szCs w:val="24"/>
                <w:lang w:val="ru-RU"/>
              </w:rPr>
              <m:t>x</m:t>
            </m:r>
          </m:sub>
        </m:sSub>
      </m:oMath>
      <w:r w:rsidR="00EC11F6" w:rsidRPr="00EC11F6"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ru-RU"/>
        </w:rPr>
        <w:t xml:space="preserve"> для суперпериода У-70 </w:t>
      </w:r>
      <w:r w:rsidR="00EC11F6"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en-US"/>
        </w:rPr>
        <w:t>a</w:t>
      </w:r>
      <w:r w:rsidR="00EC11F6" w:rsidRPr="00EC11F6"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ru-RU"/>
        </w:rPr>
        <w:t>) регулян</w:t>
      </w:r>
      <w:r w:rsidR="00EC11F6"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ru-RU"/>
        </w:rPr>
        <w:t>ая</w:t>
      </w:r>
      <w:r w:rsidR="00EC11F6" w:rsidRPr="00EC11F6"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ru-RU"/>
        </w:rPr>
        <w:t xml:space="preserve"> структур</w:t>
      </w:r>
      <w:r w:rsidR="00EC11F6"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ru-RU"/>
        </w:rPr>
        <w:t>а</w:t>
      </w:r>
      <w:r w:rsidR="00EC11F6" w:rsidRPr="00EC11F6"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ru-RU"/>
        </w:rPr>
        <w:t xml:space="preserve">; </w:t>
      </w:r>
      <w:r w:rsidR="00EC11F6"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ru-RU"/>
        </w:rPr>
        <w:t>б)</w:t>
      </w:r>
      <w:r w:rsidR="00EC11F6" w:rsidRPr="00EC11F6"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ru-RU"/>
        </w:rPr>
        <w:t xml:space="preserve"> структура с модулированной дисперсией.</w:t>
      </w:r>
    </w:p>
    <w:p w14:paraId="6D16BA5B" w14:textId="77777777" w:rsidR="00EC11F6" w:rsidRPr="00F478A2" w:rsidRDefault="00EC11F6" w:rsidP="00EC11F6">
      <w:pPr>
        <w:pStyle w:val="aa"/>
        <w:suppressAutoHyphens/>
        <w:spacing w:after="120" w:line="276" w:lineRule="auto"/>
        <w:ind w:firstLine="567"/>
        <w:jc w:val="both"/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ru-RU"/>
        </w:rPr>
      </w:pPr>
      <w:r>
        <w:rPr>
          <w:rFonts w:asciiTheme="majorBidi" w:eastAsia="PMingLiU" w:hAnsiTheme="majorBidi" w:cstheme="majorBidi"/>
          <w:b/>
          <w:i w:val="0"/>
          <w:iCs w:val="0"/>
          <w:noProof/>
          <w:color w:val="auto"/>
          <w:sz w:val="24"/>
          <w:szCs w:val="24"/>
          <w:lang w:val="ru-RU"/>
        </w:rPr>
        <w:t>Рис</w:t>
      </w:r>
      <w:r w:rsidRPr="00B40174">
        <w:rPr>
          <w:rFonts w:asciiTheme="majorBidi" w:eastAsia="PMingLiU" w:hAnsiTheme="majorBidi" w:cstheme="majorBidi"/>
          <w:b/>
          <w:i w:val="0"/>
          <w:iCs w:val="0"/>
          <w:noProof/>
          <w:color w:val="auto"/>
          <w:sz w:val="24"/>
          <w:szCs w:val="24"/>
          <w:lang w:val="ru-RU"/>
        </w:rPr>
        <w:t xml:space="preserve">. </w:t>
      </w:r>
      <w:r w:rsidRPr="00F478A2">
        <w:rPr>
          <w:rFonts w:asciiTheme="majorBidi" w:eastAsia="PMingLiU" w:hAnsiTheme="majorBidi" w:cstheme="majorBidi"/>
          <w:b/>
          <w:i w:val="0"/>
          <w:iCs w:val="0"/>
          <w:noProof/>
          <w:color w:val="auto"/>
          <w:sz w:val="24"/>
          <w:szCs w:val="24"/>
          <w:lang w:val="ru-RU"/>
        </w:rPr>
        <w:t>5</w:t>
      </w:r>
      <w:r w:rsidRPr="00B40174">
        <w:rPr>
          <w:rFonts w:asciiTheme="majorBidi" w:eastAsia="PMingLiU" w:hAnsiTheme="majorBidi" w:cstheme="majorBidi"/>
          <w:b/>
          <w:i w:val="0"/>
          <w:iCs w:val="0"/>
          <w:noProof/>
          <w:color w:val="auto"/>
          <w:sz w:val="24"/>
          <w:szCs w:val="24"/>
          <w:lang w:val="ru-RU"/>
        </w:rPr>
        <w:t>.</w:t>
      </w:r>
      <w:r>
        <w:rPr>
          <w:rFonts w:asciiTheme="majorBidi" w:eastAsia="PMingLiU" w:hAnsiTheme="majorBidi" w:cstheme="majorBidi"/>
          <w:b/>
          <w:i w:val="0"/>
          <w:iCs w:val="0"/>
          <w:noProof/>
          <w:color w:val="auto"/>
          <w:sz w:val="24"/>
          <w:szCs w:val="24"/>
          <w:lang w:val="ru-RU"/>
        </w:rPr>
        <w:t xml:space="preserve"> </w:t>
      </w:r>
      <w:r w:rsidR="00F478A2"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en-US"/>
        </w:rPr>
        <w:t>a</w:t>
      </w:r>
      <w:r w:rsidR="00F478A2" w:rsidRPr="00F478A2"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ru-RU"/>
        </w:rPr>
        <w:t xml:space="preserve">) </w:t>
      </w:r>
      <w:r w:rsidR="00F478A2">
        <w:rPr>
          <w:i w:val="0"/>
          <w:iCs w:val="0"/>
          <w:color w:val="000000" w:themeColor="text1"/>
          <w:sz w:val="24"/>
          <w:szCs w:val="24"/>
          <w:lang w:val="ru-RU"/>
        </w:rPr>
        <w:t>П</w:t>
      </w:r>
      <w:r w:rsidR="00F478A2" w:rsidRPr="00F478A2">
        <w:rPr>
          <w:i w:val="0"/>
          <w:iCs w:val="0"/>
          <w:color w:val="000000" w:themeColor="text1"/>
          <w:sz w:val="24"/>
          <w:szCs w:val="24"/>
          <w:lang w:val="ru-RU"/>
        </w:rPr>
        <w:t xml:space="preserve">однятие критической энергии </w:t>
      </w:r>
      <w:r w:rsidR="00F478A2">
        <w:rPr>
          <w:i w:val="0"/>
          <w:iCs w:val="0"/>
          <w:color w:val="000000" w:themeColor="text1"/>
          <w:sz w:val="24"/>
          <w:szCs w:val="24"/>
          <w:lang w:val="ru-RU"/>
        </w:rPr>
        <w:t xml:space="preserve">при </w:t>
      </w:r>
      <w:r w:rsidR="00F478A2" w:rsidRPr="00F478A2">
        <w:rPr>
          <w:i w:val="0"/>
          <w:iCs w:val="0"/>
          <w:color w:val="000000" w:themeColor="text1"/>
          <w:sz w:val="24"/>
          <w:szCs w:val="24"/>
          <w:lang w:val="ru-RU"/>
        </w:rPr>
        <w:t>процедур</w:t>
      </w:r>
      <w:r w:rsidR="00F478A2">
        <w:rPr>
          <w:i w:val="0"/>
          <w:iCs w:val="0"/>
          <w:color w:val="000000" w:themeColor="text1"/>
          <w:sz w:val="24"/>
          <w:szCs w:val="24"/>
          <w:lang w:val="ru-RU"/>
        </w:rPr>
        <w:t>е</w:t>
      </w:r>
      <w:r w:rsidR="00F478A2" w:rsidRPr="00F478A2">
        <w:rPr>
          <w:i w:val="0"/>
          <w:iCs w:val="0"/>
          <w:color w:val="000000" w:themeColor="text1"/>
          <w:sz w:val="24"/>
          <w:szCs w:val="24"/>
          <w:lang w:val="ru-RU"/>
        </w:rPr>
        <w:t xml:space="preserve"> скачка;</w:t>
      </w:r>
      <w:r w:rsidR="00F478A2">
        <w:rPr>
          <w:i w:val="0"/>
          <w:iCs w:val="0"/>
          <w:color w:val="000000" w:themeColor="text1"/>
          <w:sz w:val="24"/>
          <w:szCs w:val="24"/>
          <w:lang w:val="ru-RU"/>
        </w:rPr>
        <w:t xml:space="preserve"> б)</w:t>
      </w:r>
      <w:r w:rsidR="00F478A2" w:rsidRPr="00F478A2">
        <w:rPr>
          <w:i w:val="0"/>
          <w:iCs w:val="0"/>
          <w:color w:val="000000" w:themeColor="text1"/>
          <w:sz w:val="24"/>
          <w:szCs w:val="24"/>
          <w:lang w:val="ru-RU"/>
        </w:rPr>
        <w:t xml:space="preserve"> соответствующее изменение</w:t>
      </w:r>
      <w:r w:rsidR="00F478A2">
        <w:rPr>
          <w:i w:val="0"/>
          <w:iCs w:val="0"/>
          <w:color w:val="000000" w:themeColor="text1"/>
          <w:sz w:val="24"/>
          <w:szCs w:val="24"/>
          <w:lang w:val="ru-RU"/>
        </w:rPr>
        <w:t xml:space="preserve"> первого порядка коэффициента скольжения </w:t>
      </w:r>
      <m:oMath>
        <m:sSub>
          <m:sSubPr>
            <m:ctrlPr>
              <w:rPr>
                <w:rFonts w:ascii="Cambria Math" w:eastAsiaTheme="minorEastAsia" w:hAnsi="Cambria Math"/>
                <w:bCs/>
                <w:color w:val="000000" w:themeColor="text1"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color w:val="000000" w:themeColor="text1"/>
                <w:sz w:val="24"/>
                <w:szCs w:val="24"/>
              </w:rPr>
              <m:t>η</m:t>
            </m:r>
          </m:e>
          <m:sub>
            <m:r>
              <w:rPr>
                <w:rFonts w:ascii="Cambria Math" w:eastAsiaTheme="minorEastAsia" w:hAnsi="Cambria Math"/>
                <w:color w:val="000000" w:themeColor="text1"/>
                <w:sz w:val="24"/>
                <w:szCs w:val="24"/>
                <w:lang w:val="ru-RU"/>
              </w:rPr>
              <m:t>0</m:t>
            </m:r>
          </m:sub>
        </m:sSub>
      </m:oMath>
      <w:r w:rsidR="00F478A2">
        <w:rPr>
          <w:bCs/>
          <w:i w:val="0"/>
          <w:color w:val="000000" w:themeColor="text1"/>
          <w:sz w:val="24"/>
          <w:szCs w:val="24"/>
          <w:lang w:val="ru-RU"/>
        </w:rPr>
        <w:t>.</w:t>
      </w:r>
    </w:p>
    <w:p w14:paraId="1BF828C0" w14:textId="77777777" w:rsidR="00EC11F6" w:rsidRDefault="00EC11F6" w:rsidP="00EC11F6">
      <w:pPr>
        <w:pStyle w:val="aa"/>
        <w:suppressAutoHyphens/>
        <w:spacing w:after="120" w:line="276" w:lineRule="auto"/>
        <w:ind w:firstLine="567"/>
        <w:jc w:val="both"/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ru-RU"/>
        </w:rPr>
      </w:pPr>
      <w:r>
        <w:rPr>
          <w:rFonts w:asciiTheme="majorBidi" w:eastAsia="PMingLiU" w:hAnsiTheme="majorBidi" w:cstheme="majorBidi"/>
          <w:b/>
          <w:i w:val="0"/>
          <w:iCs w:val="0"/>
          <w:noProof/>
          <w:color w:val="auto"/>
          <w:sz w:val="24"/>
          <w:szCs w:val="24"/>
          <w:lang w:val="ru-RU"/>
        </w:rPr>
        <w:t>Рис</w:t>
      </w:r>
      <w:r w:rsidRPr="00B40174">
        <w:rPr>
          <w:rFonts w:asciiTheme="majorBidi" w:eastAsia="PMingLiU" w:hAnsiTheme="majorBidi" w:cstheme="majorBidi"/>
          <w:b/>
          <w:i w:val="0"/>
          <w:iCs w:val="0"/>
          <w:noProof/>
          <w:color w:val="auto"/>
          <w:sz w:val="24"/>
          <w:szCs w:val="24"/>
          <w:lang w:val="ru-RU"/>
        </w:rPr>
        <w:t xml:space="preserve">. </w:t>
      </w:r>
      <w:r w:rsidRPr="00EC11F6">
        <w:rPr>
          <w:rFonts w:asciiTheme="majorBidi" w:eastAsia="PMingLiU" w:hAnsiTheme="majorBidi" w:cstheme="majorBidi"/>
          <w:b/>
          <w:i w:val="0"/>
          <w:iCs w:val="0"/>
          <w:noProof/>
          <w:color w:val="auto"/>
          <w:sz w:val="24"/>
          <w:szCs w:val="24"/>
          <w:lang w:val="ru-RU"/>
        </w:rPr>
        <w:t>6</w:t>
      </w:r>
      <w:r w:rsidRPr="00B40174">
        <w:rPr>
          <w:rFonts w:asciiTheme="majorBidi" w:eastAsia="PMingLiU" w:hAnsiTheme="majorBidi" w:cstheme="majorBidi"/>
          <w:b/>
          <w:i w:val="0"/>
          <w:iCs w:val="0"/>
          <w:noProof/>
          <w:color w:val="auto"/>
          <w:sz w:val="24"/>
          <w:szCs w:val="24"/>
          <w:lang w:val="ru-RU"/>
        </w:rPr>
        <w:t>.</w:t>
      </w:r>
      <w:r>
        <w:rPr>
          <w:rFonts w:asciiTheme="majorBidi" w:eastAsia="PMingLiU" w:hAnsiTheme="majorBidi" w:cstheme="majorBidi"/>
          <w:b/>
          <w:i w:val="0"/>
          <w:iCs w:val="0"/>
          <w:noProof/>
          <w:color w:val="auto"/>
          <w:sz w:val="24"/>
          <w:szCs w:val="24"/>
          <w:lang w:val="ru-RU"/>
        </w:rPr>
        <w:t xml:space="preserve"> </w:t>
      </w:r>
      <w:r w:rsidR="00A72615"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ru-RU"/>
        </w:rPr>
        <w:t>а</w:t>
      </w:r>
      <w:r w:rsidR="00A72615" w:rsidRPr="00A72615"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ru-RU"/>
        </w:rPr>
        <w:t>)</w:t>
      </w:r>
      <w:r w:rsidR="00A72615">
        <w:rPr>
          <w:rFonts w:asciiTheme="majorBidi" w:eastAsia="PMingLiU" w:hAnsiTheme="majorBidi" w:cstheme="majorBidi"/>
          <w:b/>
          <w:i w:val="0"/>
          <w:iCs w:val="0"/>
          <w:noProof/>
          <w:color w:val="auto"/>
          <w:sz w:val="24"/>
          <w:szCs w:val="24"/>
          <w:lang w:val="ru-RU"/>
        </w:rPr>
        <w:t xml:space="preserve"> </w:t>
      </w:r>
      <w:r w:rsidR="0094598F" w:rsidRPr="0094598F"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ru-RU"/>
        </w:rPr>
        <w:t>Скачок критической энергии на сеансе У-70. Зелная линия – сигнал с фазового датчика, фиолетовая – скачок критической энергии, голубая – сигнал с пикового детектора</w:t>
      </w:r>
      <w:r w:rsidR="00A72615" w:rsidRPr="00A72615"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ru-RU"/>
        </w:rPr>
        <w:t xml:space="preserve">; </w:t>
      </w:r>
      <w:r w:rsidR="00A72615"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ru-RU"/>
        </w:rPr>
        <w:t xml:space="preserve">б) </w:t>
      </w:r>
      <w:r w:rsidR="00A72615" w:rsidRPr="00A72615"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ru-RU"/>
        </w:rPr>
        <w:t>Продольная линейная плотность сгустка относительно фазы ВЧ</w:t>
      </w:r>
      <w:r w:rsidR="00A72615"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ru-RU"/>
        </w:rPr>
        <w:t xml:space="preserve"> в момент скачка.</w:t>
      </w:r>
    </w:p>
    <w:p w14:paraId="1A40129D" w14:textId="77777777" w:rsidR="0054642D" w:rsidRPr="0054642D" w:rsidRDefault="0054642D" w:rsidP="0054642D">
      <w:pPr>
        <w:pStyle w:val="aa"/>
        <w:suppressAutoHyphens/>
        <w:spacing w:after="120" w:line="276" w:lineRule="auto"/>
        <w:ind w:firstLine="567"/>
        <w:jc w:val="both"/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ru-RU"/>
        </w:rPr>
      </w:pPr>
      <w:r>
        <w:rPr>
          <w:rFonts w:asciiTheme="majorBidi" w:eastAsia="PMingLiU" w:hAnsiTheme="majorBidi" w:cstheme="majorBidi"/>
          <w:b/>
          <w:i w:val="0"/>
          <w:iCs w:val="0"/>
          <w:noProof/>
          <w:color w:val="auto"/>
          <w:sz w:val="24"/>
          <w:szCs w:val="24"/>
          <w:lang w:val="ru-RU"/>
        </w:rPr>
        <w:t>Рис</w:t>
      </w:r>
      <w:r w:rsidRPr="00B40174">
        <w:rPr>
          <w:rFonts w:asciiTheme="majorBidi" w:eastAsia="PMingLiU" w:hAnsiTheme="majorBidi" w:cstheme="majorBidi"/>
          <w:b/>
          <w:i w:val="0"/>
          <w:iCs w:val="0"/>
          <w:noProof/>
          <w:color w:val="auto"/>
          <w:sz w:val="24"/>
          <w:szCs w:val="24"/>
          <w:lang w:val="ru-RU"/>
        </w:rPr>
        <w:t xml:space="preserve">. </w:t>
      </w:r>
      <w:r w:rsidRPr="00E41F58">
        <w:rPr>
          <w:rFonts w:asciiTheme="majorBidi" w:eastAsia="PMingLiU" w:hAnsiTheme="majorBidi" w:cstheme="majorBidi"/>
          <w:b/>
          <w:i w:val="0"/>
          <w:iCs w:val="0"/>
          <w:noProof/>
          <w:color w:val="auto"/>
          <w:sz w:val="24"/>
          <w:szCs w:val="24"/>
          <w:lang w:val="ru-RU"/>
        </w:rPr>
        <w:t>7</w:t>
      </w:r>
      <w:r w:rsidRPr="00B40174">
        <w:rPr>
          <w:rFonts w:asciiTheme="majorBidi" w:eastAsia="PMingLiU" w:hAnsiTheme="majorBidi" w:cstheme="majorBidi"/>
          <w:b/>
          <w:i w:val="0"/>
          <w:iCs w:val="0"/>
          <w:noProof/>
          <w:color w:val="auto"/>
          <w:sz w:val="24"/>
          <w:szCs w:val="24"/>
          <w:lang w:val="ru-RU"/>
        </w:rPr>
        <w:t>.</w:t>
      </w:r>
      <w:r w:rsidRPr="00E53DB4"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ru-RU"/>
        </w:rPr>
        <w:t xml:space="preserve"> </w:t>
      </w:r>
      <w:r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ru-RU"/>
        </w:rPr>
        <w:t>Изменение длины сгустка в ходе ускорит</w:t>
      </w:r>
      <w:r w:rsidR="0069664A"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ru-RU"/>
        </w:rPr>
        <w:t>ел</w:t>
      </w:r>
      <w:r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ru-RU"/>
        </w:rPr>
        <w:t>ьного цикла на сеансе У-70.</w:t>
      </w:r>
    </w:p>
    <w:p w14:paraId="2716C1BE" w14:textId="77777777" w:rsidR="00EC11F6" w:rsidRDefault="00EC11F6" w:rsidP="00EC11F6">
      <w:pPr>
        <w:pStyle w:val="aa"/>
        <w:suppressAutoHyphens/>
        <w:spacing w:after="120" w:line="276" w:lineRule="auto"/>
        <w:ind w:firstLine="567"/>
        <w:jc w:val="both"/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ru-RU"/>
        </w:rPr>
      </w:pPr>
      <w:r>
        <w:rPr>
          <w:rFonts w:asciiTheme="majorBidi" w:eastAsia="PMingLiU" w:hAnsiTheme="majorBidi" w:cstheme="majorBidi"/>
          <w:b/>
          <w:i w:val="0"/>
          <w:iCs w:val="0"/>
          <w:noProof/>
          <w:color w:val="auto"/>
          <w:sz w:val="24"/>
          <w:szCs w:val="24"/>
          <w:lang w:val="ru-RU"/>
        </w:rPr>
        <w:t>Рис</w:t>
      </w:r>
      <w:r w:rsidRPr="00B40174">
        <w:rPr>
          <w:rFonts w:asciiTheme="majorBidi" w:eastAsia="PMingLiU" w:hAnsiTheme="majorBidi" w:cstheme="majorBidi"/>
          <w:b/>
          <w:i w:val="0"/>
          <w:iCs w:val="0"/>
          <w:noProof/>
          <w:color w:val="auto"/>
          <w:sz w:val="24"/>
          <w:szCs w:val="24"/>
          <w:lang w:val="ru-RU"/>
        </w:rPr>
        <w:t xml:space="preserve">. </w:t>
      </w:r>
      <w:r w:rsidR="0054642D">
        <w:rPr>
          <w:rFonts w:asciiTheme="majorBidi" w:eastAsia="PMingLiU" w:hAnsiTheme="majorBidi" w:cstheme="majorBidi"/>
          <w:b/>
          <w:i w:val="0"/>
          <w:iCs w:val="0"/>
          <w:noProof/>
          <w:color w:val="auto"/>
          <w:sz w:val="24"/>
          <w:szCs w:val="24"/>
          <w:lang w:val="ru-RU"/>
        </w:rPr>
        <w:t>8</w:t>
      </w:r>
      <w:r w:rsidRPr="00B40174">
        <w:rPr>
          <w:rFonts w:asciiTheme="majorBidi" w:eastAsia="PMingLiU" w:hAnsiTheme="majorBidi" w:cstheme="majorBidi"/>
          <w:b/>
          <w:i w:val="0"/>
          <w:iCs w:val="0"/>
          <w:noProof/>
          <w:color w:val="auto"/>
          <w:sz w:val="24"/>
          <w:szCs w:val="24"/>
          <w:lang w:val="ru-RU"/>
        </w:rPr>
        <w:t>.</w:t>
      </w:r>
      <w:r w:rsidR="00E53DB4" w:rsidRPr="00E53DB4"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ru-RU"/>
        </w:rPr>
        <w:t xml:space="preserve"> </w:t>
      </w:r>
      <w:r w:rsidR="00E53DB4"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ru-RU"/>
        </w:rPr>
        <w:t>Зависимость длины</w:t>
      </w:r>
      <w:r w:rsidR="00E53DB4" w:rsidRPr="002B58CF"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ru-RU"/>
        </w:rPr>
        <w:t>,</w:t>
      </w:r>
      <w:r w:rsidR="00E53DB4"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ru-RU"/>
        </w:rPr>
        <w:t xml:space="preserve"> разброса по энергии</w:t>
      </w:r>
      <w:r w:rsidR="00E53DB4" w:rsidRPr="002B58CF"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ru-RU"/>
        </w:rPr>
        <w:t xml:space="preserve">, </w:t>
      </w:r>
      <w:r w:rsidR="00E53DB4"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ru-RU"/>
        </w:rPr>
        <w:t>продольного эмиттанса от номера оборота в окресности критической энергии для трёх моделей</w:t>
      </w:r>
      <w:r w:rsidR="00E53DB4" w:rsidRPr="00F478A2"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ru-RU"/>
        </w:rPr>
        <w:t xml:space="preserve"> </w:t>
      </w:r>
      <w:r w:rsidR="00E53DB4" w:rsidRPr="00E41F58">
        <w:rPr>
          <w:rFonts w:asciiTheme="majorBidi" w:eastAsia="PMingLiU" w:hAnsiTheme="majorBidi" w:cstheme="majorBidi"/>
          <w:bCs/>
          <w:noProof/>
          <w:color w:val="auto"/>
          <w:sz w:val="24"/>
          <w:szCs w:val="24"/>
          <w:lang w:val="ru-RU"/>
        </w:rPr>
        <w:t>со</w:t>
      </w:r>
      <w:r w:rsidR="00E53DB4"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ru-RU"/>
        </w:rPr>
        <w:t xml:space="preserve"> скачком, </w:t>
      </w:r>
      <w:r w:rsidR="00E53DB4" w:rsidRPr="00E41F58">
        <w:rPr>
          <w:rFonts w:asciiTheme="majorBidi" w:eastAsia="PMingLiU" w:hAnsiTheme="majorBidi" w:cstheme="majorBidi"/>
          <w:bCs/>
          <w:noProof/>
          <w:color w:val="auto"/>
          <w:sz w:val="24"/>
          <w:szCs w:val="24"/>
          <w:lang w:val="ru-RU"/>
        </w:rPr>
        <w:t>без</w:t>
      </w:r>
      <w:r w:rsidR="00E53DB4"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ru-RU"/>
        </w:rPr>
        <w:t xml:space="preserve"> учёта импеданса. Синяя – учёт только первого порядка</w:t>
      </w:r>
      <w:r w:rsidR="00E53DB4" w:rsidRPr="004F03C8">
        <w:rPr>
          <w:rFonts w:asciiTheme="majorBidi" w:eastAsia="PMingLiU" w:hAnsiTheme="majorBidi" w:cstheme="majorBidi"/>
          <w:bCs/>
          <w:i w:val="0"/>
          <w:iCs w:val="0"/>
          <w:noProof/>
          <w:color w:val="000000" w:themeColor="text1"/>
          <w:sz w:val="24"/>
          <w:szCs w:val="24"/>
          <w:lang w:val="ru-RU"/>
        </w:rPr>
        <w:t xml:space="preserve"> </w:t>
      </w:r>
      <m:oMath>
        <m:r>
          <w:rPr>
            <w:rFonts w:ascii="Cambria Math" w:eastAsiaTheme="minorEastAsia" w:hAnsi="Cambria Math"/>
            <w:color w:val="000000" w:themeColor="text1"/>
            <w:sz w:val="24"/>
            <w:szCs w:val="24"/>
          </w:rPr>
          <m:t>η</m:t>
        </m:r>
        <m:r>
          <w:rPr>
            <w:rFonts w:ascii="Cambria Math" w:eastAsiaTheme="minorEastAsia" w:hAnsi="Cambria Math"/>
            <w:color w:val="000000" w:themeColor="text1"/>
            <w:sz w:val="24"/>
            <w:szCs w:val="24"/>
            <w:lang w:val="ru-RU"/>
          </w:rPr>
          <m:t>=</m:t>
        </m:r>
        <m:sSub>
          <m:sSubPr>
            <m:ctrlPr>
              <w:rPr>
                <w:rFonts w:ascii="Cambria Math" w:eastAsiaTheme="minorEastAsia" w:hAnsi="Cambria Math"/>
                <w:bCs/>
                <w:color w:val="000000" w:themeColor="text1"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color w:val="000000" w:themeColor="text1"/>
                <w:sz w:val="24"/>
                <w:szCs w:val="24"/>
              </w:rPr>
              <m:t>η</m:t>
            </m:r>
          </m:e>
          <m:sub>
            <m:r>
              <w:rPr>
                <w:rFonts w:ascii="Cambria Math" w:eastAsiaTheme="minorEastAsia" w:hAnsi="Cambria Math"/>
                <w:color w:val="000000" w:themeColor="text1"/>
                <w:sz w:val="24"/>
                <w:szCs w:val="24"/>
                <w:lang w:val="ru-RU"/>
              </w:rPr>
              <m:t>0</m:t>
            </m:r>
          </m:sub>
        </m:sSub>
      </m:oMath>
      <w:r w:rsidR="00E53DB4" w:rsidRPr="004F03C8">
        <w:rPr>
          <w:rFonts w:asciiTheme="majorBidi" w:eastAsia="PMingLiU" w:hAnsiTheme="majorBidi" w:cstheme="majorBidi"/>
          <w:bCs/>
          <w:i w:val="0"/>
          <w:noProof/>
          <w:color w:val="000000" w:themeColor="text1"/>
          <w:sz w:val="24"/>
          <w:szCs w:val="24"/>
          <w:lang w:val="ru-RU"/>
        </w:rPr>
        <w:t>,</w:t>
      </w:r>
      <w:r w:rsidR="00E53DB4" w:rsidRPr="004F03C8">
        <w:rPr>
          <w:rFonts w:asciiTheme="majorBidi" w:eastAsia="PMingLiU" w:hAnsiTheme="majorBidi" w:cstheme="majorBidi"/>
          <w:bCs/>
          <w:i w:val="0"/>
          <w:iCs w:val="0"/>
          <w:noProof/>
          <w:color w:val="000000" w:themeColor="text1"/>
          <w:sz w:val="24"/>
          <w:szCs w:val="24"/>
          <w:lang w:val="ru-RU"/>
        </w:rPr>
        <w:t xml:space="preserve"> </w:t>
      </w:r>
      <w:r w:rsidR="00E53DB4" w:rsidRPr="004F03C8"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ru-RU"/>
        </w:rPr>
        <w:t>‘</w:t>
      </w:r>
      <w:r w:rsidR="00E53DB4"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en-US"/>
        </w:rPr>
        <w:t>simple</w:t>
      </w:r>
      <w:r w:rsidR="00E53DB4" w:rsidRPr="004F03C8"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ru-RU"/>
        </w:rPr>
        <w:t xml:space="preserve">’ </w:t>
      </w:r>
      <w:r w:rsidR="00E53DB4"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en-US"/>
        </w:rPr>
        <w:t>solver</w:t>
      </w:r>
      <w:r w:rsidR="00E53DB4" w:rsidRPr="004F03C8"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ru-RU"/>
        </w:rPr>
        <w:t xml:space="preserve">, </w:t>
      </w:r>
      <w:r w:rsidR="00E53DB4"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ru-RU"/>
        </w:rPr>
        <w:t>оранжевая –</w:t>
      </w:r>
      <w:r w:rsidR="00E53DB4" w:rsidRPr="006902EF"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ru-RU"/>
        </w:rPr>
        <w:t xml:space="preserve"> </w:t>
      </w:r>
      <m:oMath>
        <m:r>
          <w:rPr>
            <w:rFonts w:ascii="Cambria Math" w:eastAsiaTheme="minorEastAsia" w:hAnsi="Cambria Math"/>
            <w:color w:val="000000" w:themeColor="text1"/>
            <w:sz w:val="24"/>
            <w:szCs w:val="24"/>
          </w:rPr>
          <m:t>η</m:t>
        </m:r>
        <m:r>
          <w:rPr>
            <w:rFonts w:ascii="Cambria Math" w:eastAsiaTheme="minorEastAsia" w:hAnsi="Cambria Math"/>
            <w:color w:val="000000" w:themeColor="text1"/>
            <w:sz w:val="24"/>
            <w:szCs w:val="24"/>
            <w:lang w:val="ru-RU"/>
          </w:rPr>
          <m:t>=</m:t>
        </m:r>
        <m:sSub>
          <m:sSubPr>
            <m:ctrlPr>
              <w:rPr>
                <w:rFonts w:ascii="Cambria Math" w:eastAsiaTheme="minorEastAsia" w:hAnsi="Cambria Math"/>
                <w:bCs/>
                <w:color w:val="000000" w:themeColor="text1"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color w:val="000000" w:themeColor="text1"/>
                <w:sz w:val="24"/>
                <w:szCs w:val="24"/>
              </w:rPr>
              <m:t>η</m:t>
            </m:r>
          </m:e>
          <m:sub>
            <m:r>
              <w:rPr>
                <w:rFonts w:ascii="Cambria Math" w:eastAsiaTheme="minorEastAsia" w:hAnsi="Cambria Math"/>
                <w:color w:val="000000" w:themeColor="text1"/>
                <w:sz w:val="24"/>
                <w:szCs w:val="24"/>
                <w:lang w:val="ru-RU"/>
              </w:rPr>
              <m:t>0</m:t>
            </m:r>
          </m:sub>
        </m:sSub>
      </m:oMath>
      <w:r w:rsidR="00E53DB4" w:rsidRPr="004F03C8">
        <w:rPr>
          <w:rFonts w:asciiTheme="majorBidi" w:eastAsia="PMingLiU" w:hAnsiTheme="majorBidi" w:cstheme="majorBidi"/>
          <w:bCs/>
          <w:i w:val="0"/>
          <w:noProof/>
          <w:color w:val="000000" w:themeColor="text1"/>
          <w:sz w:val="24"/>
          <w:szCs w:val="24"/>
          <w:lang w:val="ru-RU"/>
        </w:rPr>
        <w:t>,</w:t>
      </w:r>
      <w:r w:rsidR="00E53DB4" w:rsidRPr="004F03C8">
        <w:rPr>
          <w:rFonts w:asciiTheme="majorBidi" w:eastAsia="PMingLiU" w:hAnsiTheme="majorBidi" w:cstheme="majorBidi"/>
          <w:bCs/>
          <w:i w:val="0"/>
          <w:iCs w:val="0"/>
          <w:noProof/>
          <w:color w:val="000000" w:themeColor="text1"/>
          <w:sz w:val="24"/>
          <w:szCs w:val="24"/>
          <w:lang w:val="ru-RU"/>
        </w:rPr>
        <w:t xml:space="preserve"> </w:t>
      </w:r>
      <w:r w:rsidR="00E53DB4" w:rsidRPr="004F03C8"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ru-RU"/>
        </w:rPr>
        <w:t>‘</w:t>
      </w:r>
      <w:r w:rsidR="00E53DB4"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en-US"/>
        </w:rPr>
        <w:t>exact</w:t>
      </w:r>
      <w:r w:rsidR="00E53DB4" w:rsidRPr="004F03C8"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ru-RU"/>
        </w:rPr>
        <w:t xml:space="preserve">’ </w:t>
      </w:r>
      <w:r w:rsidR="00E53DB4"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en-US"/>
        </w:rPr>
        <w:t>solver</w:t>
      </w:r>
      <w:r w:rsidR="00E53DB4" w:rsidRPr="004F03C8"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ru-RU"/>
        </w:rPr>
        <w:t xml:space="preserve">, </w:t>
      </w:r>
      <w:r w:rsidR="00E53DB4"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ru-RU"/>
        </w:rPr>
        <w:t>зеленая –</w:t>
      </w:r>
      <w:r w:rsidR="00E53DB4" w:rsidRPr="006902EF"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ru-RU"/>
        </w:rPr>
        <w:t xml:space="preserve"> </w:t>
      </w:r>
      <m:oMath>
        <m:r>
          <w:rPr>
            <w:rFonts w:ascii="Cambria Math" w:eastAsiaTheme="minorEastAsia" w:hAnsi="Cambria Math"/>
            <w:color w:val="000000" w:themeColor="text1"/>
            <w:sz w:val="24"/>
            <w:szCs w:val="24"/>
          </w:rPr>
          <m:t>η</m:t>
        </m:r>
        <m:r>
          <w:rPr>
            <w:rFonts w:ascii="Cambria Math" w:eastAsiaTheme="minorEastAsia" w:hAnsi="Cambria Math"/>
            <w:color w:val="000000" w:themeColor="text1"/>
            <w:sz w:val="24"/>
            <w:szCs w:val="24"/>
            <w:lang w:val="ru-RU"/>
          </w:rPr>
          <m:t>=</m:t>
        </m:r>
        <m:sSub>
          <m:sSubPr>
            <m:ctrlPr>
              <w:rPr>
                <w:rFonts w:ascii="Cambria Math" w:eastAsiaTheme="minorEastAsia" w:hAnsi="Cambria Math"/>
                <w:bCs/>
                <w:color w:val="000000" w:themeColor="text1"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color w:val="000000" w:themeColor="text1"/>
                <w:sz w:val="24"/>
                <w:szCs w:val="24"/>
              </w:rPr>
              <m:t>η</m:t>
            </m:r>
          </m:e>
          <m:sub>
            <m:r>
              <w:rPr>
                <w:rFonts w:ascii="Cambria Math" w:eastAsiaTheme="minorEastAsia" w:hAnsi="Cambria Math"/>
                <w:color w:val="000000" w:themeColor="text1"/>
                <w:sz w:val="24"/>
                <w:szCs w:val="24"/>
                <w:lang w:val="ru-RU"/>
              </w:rPr>
              <m:t>0</m:t>
            </m:r>
          </m:sub>
        </m:sSub>
        <m:r>
          <w:rPr>
            <w:rFonts w:ascii="Cambria Math" w:eastAsiaTheme="minorEastAsia" w:hAnsi="Cambria Math"/>
            <w:color w:val="000000" w:themeColor="text1"/>
            <w:sz w:val="24"/>
            <w:szCs w:val="24"/>
            <w:lang w:val="ru-RU"/>
          </w:rPr>
          <m:t>+</m:t>
        </m:r>
        <m:sSub>
          <m:sSubPr>
            <m:ctrlPr>
              <w:rPr>
                <w:rFonts w:ascii="Cambria Math" w:eastAsiaTheme="minorEastAsia" w:hAnsi="Cambria Math"/>
                <w:bCs/>
                <w:color w:val="000000" w:themeColor="text1"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color w:val="000000" w:themeColor="text1"/>
                <w:sz w:val="24"/>
                <w:szCs w:val="24"/>
              </w:rPr>
              <m:t>η</m:t>
            </m:r>
          </m:e>
          <m:sub>
            <m:r>
              <w:rPr>
                <w:rFonts w:ascii="Cambria Math" w:eastAsiaTheme="minorEastAsia" w:hAnsi="Cambria Math"/>
                <w:color w:val="000000" w:themeColor="text1"/>
                <w:sz w:val="24"/>
                <w:szCs w:val="24"/>
                <w:lang w:val="ru-RU"/>
              </w:rPr>
              <m:t>1</m:t>
            </m:r>
          </m:sub>
        </m:sSub>
        <m:r>
          <w:rPr>
            <w:rFonts w:ascii="Cambria Math" w:eastAsiaTheme="minorEastAsia" w:hAnsi="Cambria Math"/>
            <w:color w:val="000000" w:themeColor="text1"/>
            <w:sz w:val="24"/>
            <w:szCs w:val="24"/>
          </w:rPr>
          <m:t>δ</m:t>
        </m:r>
      </m:oMath>
      <w:r w:rsidR="00E53DB4" w:rsidRPr="006902EF">
        <w:rPr>
          <w:rFonts w:asciiTheme="majorBidi" w:eastAsia="PMingLiU" w:hAnsiTheme="majorBidi" w:cstheme="majorBidi"/>
          <w:i w:val="0"/>
          <w:noProof/>
          <w:color w:val="000000" w:themeColor="text1"/>
          <w:sz w:val="24"/>
          <w:szCs w:val="24"/>
          <w:lang w:val="ru-RU"/>
        </w:rPr>
        <w:t xml:space="preserve">, </w:t>
      </w:r>
      <w:r w:rsidR="00E53DB4" w:rsidRPr="004F03C8"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ru-RU"/>
        </w:rPr>
        <w:t>‘</w:t>
      </w:r>
      <w:r w:rsidR="00E53DB4"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en-US"/>
        </w:rPr>
        <w:t>exact</w:t>
      </w:r>
      <w:r w:rsidR="00E53DB4" w:rsidRPr="004F03C8"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ru-RU"/>
        </w:rPr>
        <w:t xml:space="preserve">’ </w:t>
      </w:r>
      <w:r w:rsidR="00E53DB4"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en-US"/>
        </w:rPr>
        <w:t>solver</w:t>
      </w:r>
      <w:r w:rsidR="00E53DB4">
        <w:rPr>
          <w:rFonts w:asciiTheme="majorBidi" w:eastAsia="PMingLiU" w:hAnsiTheme="majorBidi" w:cstheme="majorBidi"/>
          <w:i w:val="0"/>
          <w:noProof/>
          <w:color w:val="000000" w:themeColor="text1"/>
          <w:sz w:val="24"/>
          <w:szCs w:val="24"/>
          <w:lang w:val="ru-RU"/>
        </w:rPr>
        <w:t>.</w:t>
      </w:r>
    </w:p>
    <w:p w14:paraId="2F134C0C" w14:textId="77777777" w:rsidR="00EC11F6" w:rsidRPr="0054642D" w:rsidRDefault="00EC11F6" w:rsidP="0054642D">
      <w:pPr>
        <w:pStyle w:val="aa"/>
        <w:suppressAutoHyphens/>
        <w:spacing w:after="120" w:line="276" w:lineRule="auto"/>
        <w:ind w:firstLine="567"/>
        <w:jc w:val="both"/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ru-RU"/>
        </w:rPr>
      </w:pPr>
      <w:r>
        <w:rPr>
          <w:rFonts w:asciiTheme="majorBidi" w:eastAsia="PMingLiU" w:hAnsiTheme="majorBidi" w:cstheme="majorBidi"/>
          <w:b/>
          <w:i w:val="0"/>
          <w:iCs w:val="0"/>
          <w:noProof/>
          <w:color w:val="auto"/>
          <w:sz w:val="24"/>
          <w:szCs w:val="24"/>
          <w:lang w:val="ru-RU"/>
        </w:rPr>
        <w:t>Рис</w:t>
      </w:r>
      <w:r w:rsidRPr="00B40174">
        <w:rPr>
          <w:rFonts w:asciiTheme="majorBidi" w:eastAsia="PMingLiU" w:hAnsiTheme="majorBidi" w:cstheme="majorBidi"/>
          <w:b/>
          <w:i w:val="0"/>
          <w:iCs w:val="0"/>
          <w:noProof/>
          <w:color w:val="auto"/>
          <w:sz w:val="24"/>
          <w:szCs w:val="24"/>
          <w:lang w:val="ru-RU"/>
        </w:rPr>
        <w:t xml:space="preserve">. </w:t>
      </w:r>
      <w:r w:rsidR="0054642D">
        <w:rPr>
          <w:rFonts w:asciiTheme="majorBidi" w:eastAsia="PMingLiU" w:hAnsiTheme="majorBidi" w:cstheme="majorBidi"/>
          <w:b/>
          <w:i w:val="0"/>
          <w:iCs w:val="0"/>
          <w:noProof/>
          <w:color w:val="auto"/>
          <w:sz w:val="24"/>
          <w:szCs w:val="24"/>
          <w:lang w:val="ru-RU"/>
        </w:rPr>
        <w:t>9</w:t>
      </w:r>
      <w:r w:rsidRPr="00B40174">
        <w:rPr>
          <w:rFonts w:asciiTheme="majorBidi" w:eastAsia="PMingLiU" w:hAnsiTheme="majorBidi" w:cstheme="majorBidi"/>
          <w:b/>
          <w:i w:val="0"/>
          <w:iCs w:val="0"/>
          <w:noProof/>
          <w:color w:val="auto"/>
          <w:sz w:val="24"/>
          <w:szCs w:val="24"/>
          <w:lang w:val="ru-RU"/>
        </w:rPr>
        <w:t>.</w:t>
      </w:r>
      <w:r>
        <w:rPr>
          <w:rFonts w:asciiTheme="majorBidi" w:eastAsia="PMingLiU" w:hAnsiTheme="majorBidi" w:cstheme="majorBidi"/>
          <w:b/>
          <w:i w:val="0"/>
          <w:iCs w:val="0"/>
          <w:noProof/>
          <w:color w:val="auto"/>
          <w:sz w:val="24"/>
          <w:szCs w:val="24"/>
          <w:lang w:val="ru-RU"/>
        </w:rPr>
        <w:t xml:space="preserve"> </w:t>
      </w:r>
      <w:r w:rsidR="00E53DB4"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ru-RU"/>
        </w:rPr>
        <w:t>Зависимость длины</w:t>
      </w:r>
      <w:r w:rsidR="00E53DB4" w:rsidRPr="002B58CF"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ru-RU"/>
        </w:rPr>
        <w:t>,</w:t>
      </w:r>
      <w:r w:rsidR="00E53DB4"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ru-RU"/>
        </w:rPr>
        <w:t xml:space="preserve"> разброса по энергии</w:t>
      </w:r>
      <w:r w:rsidR="00E53DB4" w:rsidRPr="002B58CF"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ru-RU"/>
        </w:rPr>
        <w:t xml:space="preserve">, </w:t>
      </w:r>
      <w:r w:rsidR="00E53DB4"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ru-RU"/>
        </w:rPr>
        <w:t xml:space="preserve">продольного эмиттанса от номера оборота в окресности критической энергии </w:t>
      </w:r>
      <w:r w:rsidR="00E53DB4">
        <w:rPr>
          <w:rFonts w:asciiTheme="majorBidi" w:eastAsia="PMingLiU" w:hAnsiTheme="majorBidi" w:cstheme="majorBidi"/>
          <w:bCs/>
          <w:noProof/>
          <w:color w:val="auto"/>
          <w:sz w:val="24"/>
          <w:szCs w:val="24"/>
          <w:lang w:val="ru-RU"/>
        </w:rPr>
        <w:t>со</w:t>
      </w:r>
      <w:r w:rsidR="00E53DB4"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ru-RU"/>
        </w:rPr>
        <w:t xml:space="preserve"> скачком, </w:t>
      </w:r>
      <w:r w:rsidR="00E53DB4" w:rsidRPr="00E41F58">
        <w:rPr>
          <w:rFonts w:asciiTheme="majorBidi" w:eastAsia="PMingLiU" w:hAnsiTheme="majorBidi" w:cstheme="majorBidi"/>
          <w:bCs/>
          <w:noProof/>
          <w:color w:val="auto"/>
          <w:sz w:val="24"/>
          <w:szCs w:val="24"/>
          <w:lang w:val="ru-RU"/>
        </w:rPr>
        <w:t>с</w:t>
      </w:r>
      <w:r w:rsidR="00E53DB4"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ru-RU"/>
        </w:rPr>
        <w:t xml:space="preserve"> учётом различного вида импеданса и интенсивностей.</w:t>
      </w:r>
    </w:p>
    <w:p w14:paraId="125940C7" w14:textId="77777777" w:rsidR="009E5BC9" w:rsidRPr="00D5316C" w:rsidRDefault="009E5BC9" w:rsidP="00D5316C">
      <w:pPr>
        <w:pStyle w:val="aa"/>
        <w:suppressAutoHyphens/>
        <w:spacing w:after="120" w:line="276" w:lineRule="auto"/>
        <w:ind w:firstLine="567"/>
        <w:jc w:val="both"/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ru-RU"/>
        </w:rPr>
      </w:pPr>
      <w:r>
        <w:rPr>
          <w:rFonts w:asciiTheme="majorBidi" w:eastAsia="PMingLiU" w:hAnsiTheme="majorBidi" w:cstheme="majorBidi"/>
          <w:bCs/>
          <w:noProof/>
          <w:lang w:val="ru-RU"/>
        </w:rPr>
        <w:br w:type="page"/>
      </w:r>
    </w:p>
    <w:p w14:paraId="0516D2A9" w14:textId="77777777" w:rsidR="0090496C" w:rsidRPr="0090496C" w:rsidRDefault="0090496C" w:rsidP="0090496C">
      <w:pPr>
        <w:pStyle w:val="Heading"/>
        <w:suppressAutoHyphens/>
        <w:spacing w:line="276" w:lineRule="auto"/>
        <w:rPr>
          <w:rFonts w:asciiTheme="majorBidi" w:hAnsiTheme="majorBidi" w:cstheme="majorBidi"/>
          <w:caps w:val="0"/>
          <w:sz w:val="24"/>
          <w:szCs w:val="24"/>
        </w:rPr>
      </w:pPr>
      <w:r w:rsidRPr="0090496C">
        <w:rPr>
          <w:rFonts w:asciiTheme="majorBidi" w:hAnsiTheme="majorBidi" w:cstheme="majorBidi"/>
          <w:caps w:val="0"/>
          <w:sz w:val="24"/>
          <w:szCs w:val="24"/>
        </w:rPr>
        <w:lastRenderedPageBreak/>
        <w:t>РИСУНКИ</w:t>
      </w:r>
    </w:p>
    <w:p w14:paraId="579C51FE" w14:textId="77777777" w:rsidR="004B1D61" w:rsidRDefault="00A237C4" w:rsidP="00C840E2">
      <w:pPr>
        <w:suppressAutoHyphens/>
        <w:spacing w:line="276" w:lineRule="auto"/>
        <w:rPr>
          <w:rFonts w:asciiTheme="majorBidi" w:hAnsiTheme="majorBidi" w:cstheme="majorBidi"/>
          <w:noProof/>
          <w:lang w:val="ru-RU"/>
        </w:rPr>
      </w:pPr>
      <w:r>
        <w:rPr>
          <w:rFonts w:asciiTheme="majorBidi" w:hAnsiTheme="majorBidi" w:cstheme="majorBidi"/>
          <w:lang w:val="ru-RU"/>
        </w:rPr>
        <w:t>Рисунок 1.</w:t>
      </w:r>
      <w:r w:rsidR="009024BC" w:rsidRPr="009024BC">
        <w:rPr>
          <w:rFonts w:asciiTheme="majorBidi" w:hAnsiTheme="majorBidi" w:cstheme="majorBidi"/>
          <w:noProof/>
          <w:lang w:val="ru-RU"/>
        </w:rPr>
        <w:t xml:space="preserve"> </w:t>
      </w:r>
    </w:p>
    <w:p w14:paraId="23026ABF" w14:textId="77777777" w:rsidR="004B1D61" w:rsidRPr="004B1D61" w:rsidRDefault="00492EE5" w:rsidP="00C840E2">
      <w:pPr>
        <w:suppressAutoHyphens/>
        <w:spacing w:line="276" w:lineRule="auto"/>
        <w:rPr>
          <w:rFonts w:asciiTheme="majorBidi" w:hAnsiTheme="majorBidi" w:cstheme="majorBidi"/>
          <w:noProof/>
          <w:lang w:val="ru-RU"/>
        </w:rPr>
      </w:pPr>
      <w:r>
        <w:rPr>
          <w:rFonts w:asciiTheme="majorBidi" w:hAnsiTheme="majorBidi" w:cstheme="majorBidi"/>
          <w:noProof/>
          <w:lang w:val="ru-RU" w:eastAsia="ru-RU"/>
        </w:rPr>
        <w:drawing>
          <wp:anchor distT="0" distB="0" distL="114300" distR="114300" simplePos="0" relativeHeight="251689984" behindDoc="0" locked="0" layoutInCell="1" allowOverlap="1" wp14:anchorId="3980B000" wp14:editId="18ECD262">
            <wp:simplePos x="0" y="0"/>
            <wp:positionH relativeFrom="column">
              <wp:posOffset>2971767</wp:posOffset>
            </wp:positionH>
            <wp:positionV relativeFrom="paragraph">
              <wp:posOffset>327660</wp:posOffset>
            </wp:positionV>
            <wp:extent cx="2839720" cy="1801495"/>
            <wp:effectExtent l="0" t="0" r="5080" b="1905"/>
            <wp:wrapTopAndBottom/>
            <wp:docPr id="8548400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840002" name="Рисунок 85484000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9720" cy="1801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B1D61">
        <w:rPr>
          <w:rFonts w:asciiTheme="majorBidi" w:hAnsiTheme="majorBidi" w:cstheme="majorBidi"/>
          <w:noProof/>
          <w:lang w:val="ru-RU"/>
        </w:rPr>
        <w:t xml:space="preserve">а) </w:t>
      </w:r>
      <w:r w:rsidR="004B1D61">
        <w:rPr>
          <w:rFonts w:asciiTheme="majorBidi" w:hAnsiTheme="majorBidi" w:cstheme="majorBidi"/>
          <w:noProof/>
          <w:lang w:val="ru-RU"/>
        </w:rPr>
        <w:tab/>
      </w:r>
      <w:r w:rsidR="004B1D61">
        <w:rPr>
          <w:rFonts w:asciiTheme="majorBidi" w:hAnsiTheme="majorBidi" w:cstheme="majorBidi"/>
          <w:noProof/>
          <w:lang w:val="ru-RU"/>
        </w:rPr>
        <w:tab/>
      </w:r>
      <w:r w:rsidR="004B1D61">
        <w:rPr>
          <w:rFonts w:asciiTheme="majorBidi" w:hAnsiTheme="majorBidi" w:cstheme="majorBidi"/>
          <w:noProof/>
          <w:lang w:val="ru-RU"/>
        </w:rPr>
        <w:tab/>
      </w:r>
      <w:r w:rsidR="004B1D61">
        <w:rPr>
          <w:rFonts w:asciiTheme="majorBidi" w:hAnsiTheme="majorBidi" w:cstheme="majorBidi"/>
          <w:noProof/>
          <w:lang w:val="ru-RU"/>
        </w:rPr>
        <w:tab/>
      </w:r>
      <w:r w:rsidR="004B1D61">
        <w:rPr>
          <w:rFonts w:asciiTheme="majorBidi" w:hAnsiTheme="majorBidi" w:cstheme="majorBidi"/>
          <w:noProof/>
          <w:lang w:val="ru-RU"/>
        </w:rPr>
        <w:tab/>
      </w:r>
      <w:r w:rsidR="004B1D61">
        <w:rPr>
          <w:rFonts w:asciiTheme="majorBidi" w:hAnsiTheme="majorBidi" w:cstheme="majorBidi"/>
          <w:noProof/>
          <w:lang w:val="ru-RU"/>
        </w:rPr>
        <w:tab/>
      </w:r>
      <w:r w:rsidR="004B1D61">
        <w:rPr>
          <w:rFonts w:asciiTheme="majorBidi" w:hAnsiTheme="majorBidi" w:cstheme="majorBidi"/>
          <w:noProof/>
          <w:lang w:val="ru-RU"/>
        </w:rPr>
        <w:tab/>
        <w:t>б)</w:t>
      </w:r>
      <w:r w:rsidRPr="00492EE5">
        <w:rPr>
          <w:rFonts w:asciiTheme="majorBidi" w:hAnsiTheme="majorBidi" w:cstheme="majorBidi"/>
          <w:noProof/>
          <w:lang w:val="ru-RU"/>
        </w:rPr>
        <w:t xml:space="preserve"> </w:t>
      </w:r>
    </w:p>
    <w:p w14:paraId="2EC5E353" w14:textId="77777777" w:rsidR="007E0DD1" w:rsidRDefault="004B1D61" w:rsidP="00372E0D">
      <w:pPr>
        <w:suppressAutoHyphens/>
        <w:spacing w:line="276" w:lineRule="auto"/>
        <w:rPr>
          <w:rFonts w:asciiTheme="majorBidi" w:hAnsiTheme="majorBidi" w:cstheme="majorBidi"/>
          <w:lang w:val="ru-RU"/>
        </w:rPr>
      </w:pPr>
      <w:r>
        <w:rPr>
          <w:rFonts w:asciiTheme="majorBidi" w:hAnsiTheme="majorBidi" w:cstheme="majorBidi"/>
          <w:noProof/>
          <w:lang w:val="ru-RU" w:eastAsia="ru-RU"/>
        </w:rPr>
        <w:drawing>
          <wp:anchor distT="0" distB="0" distL="114300" distR="114300" simplePos="0" relativeHeight="251682816" behindDoc="0" locked="0" layoutInCell="1" allowOverlap="1" wp14:anchorId="504FC009" wp14:editId="1E86E938">
            <wp:simplePos x="0" y="0"/>
            <wp:positionH relativeFrom="column">
              <wp:posOffset>4102735</wp:posOffset>
            </wp:positionH>
            <wp:positionV relativeFrom="paragraph">
              <wp:posOffset>2146935</wp:posOffset>
            </wp:positionV>
            <wp:extent cx="2051685" cy="1538605"/>
            <wp:effectExtent l="0" t="0" r="5715" b="0"/>
            <wp:wrapTopAndBottom/>
            <wp:docPr id="528710598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710598" name="Рисунок 52871059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1685" cy="1538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/>
          <w:noProof/>
          <w:lang w:val="ru-RU" w:eastAsia="ru-RU"/>
        </w:rPr>
        <w:drawing>
          <wp:anchor distT="0" distB="0" distL="114300" distR="114300" simplePos="0" relativeHeight="251684864" behindDoc="0" locked="0" layoutInCell="1" allowOverlap="1" wp14:anchorId="38ADDBEA" wp14:editId="00DA804B">
            <wp:simplePos x="0" y="0"/>
            <wp:positionH relativeFrom="column">
              <wp:posOffset>10795</wp:posOffset>
            </wp:positionH>
            <wp:positionV relativeFrom="paragraph">
              <wp:posOffset>2149475</wp:posOffset>
            </wp:positionV>
            <wp:extent cx="2051685" cy="1538605"/>
            <wp:effectExtent l="0" t="0" r="5715" b="0"/>
            <wp:wrapTopAndBottom/>
            <wp:docPr id="647631384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631384" name="Рисунок 647631384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1685" cy="1538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/>
          <w:noProof/>
          <w:lang w:val="ru-RU" w:eastAsia="ru-RU"/>
        </w:rPr>
        <w:drawing>
          <wp:anchor distT="0" distB="0" distL="114300" distR="114300" simplePos="0" relativeHeight="251683840" behindDoc="0" locked="0" layoutInCell="1" allowOverlap="1" wp14:anchorId="59788061" wp14:editId="7EE1FFD9">
            <wp:simplePos x="0" y="0"/>
            <wp:positionH relativeFrom="column">
              <wp:posOffset>2059940</wp:posOffset>
            </wp:positionH>
            <wp:positionV relativeFrom="paragraph">
              <wp:posOffset>2149656</wp:posOffset>
            </wp:positionV>
            <wp:extent cx="2051685" cy="1538605"/>
            <wp:effectExtent l="0" t="0" r="5715" b="0"/>
            <wp:wrapTopAndBottom/>
            <wp:docPr id="843777888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777888" name="Рисунок 843777888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1685" cy="1538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/>
          <w:noProof/>
          <w:lang w:val="ru-RU" w:eastAsia="ru-RU"/>
        </w:rPr>
        <w:drawing>
          <wp:anchor distT="0" distB="0" distL="114300" distR="114300" simplePos="0" relativeHeight="251671552" behindDoc="0" locked="0" layoutInCell="1" allowOverlap="1" wp14:anchorId="3F2121BE" wp14:editId="75183DE0">
            <wp:simplePos x="0" y="0"/>
            <wp:positionH relativeFrom="column">
              <wp:posOffset>-635</wp:posOffset>
            </wp:positionH>
            <wp:positionV relativeFrom="paragraph">
              <wp:posOffset>131445</wp:posOffset>
            </wp:positionV>
            <wp:extent cx="2743200" cy="1801495"/>
            <wp:effectExtent l="0" t="0" r="0" b="1905"/>
            <wp:wrapTopAndBottom/>
            <wp:docPr id="13002577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257780" name="Рисунок 1300257780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801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237C4">
        <w:rPr>
          <w:rFonts w:asciiTheme="majorBidi" w:hAnsiTheme="majorBidi" w:cstheme="majorBidi"/>
          <w:lang w:val="ru-RU"/>
        </w:rPr>
        <w:t>Рисунок 2.</w:t>
      </w:r>
    </w:p>
    <w:p w14:paraId="78AEBAFE" w14:textId="77777777" w:rsidR="003A07EC" w:rsidRDefault="004B1D61" w:rsidP="00C840E2">
      <w:pPr>
        <w:suppressAutoHyphens/>
        <w:spacing w:line="276" w:lineRule="auto"/>
        <w:rPr>
          <w:rFonts w:asciiTheme="majorBidi" w:hAnsiTheme="majorBidi" w:cstheme="majorBidi"/>
          <w:lang w:val="ru-RU"/>
        </w:rPr>
      </w:pPr>
      <w:r>
        <w:rPr>
          <w:noProof/>
          <w:lang w:val="ru-RU" w:eastAsia="ru-RU"/>
        </w:rPr>
        <w:drawing>
          <wp:anchor distT="0" distB="0" distL="114300" distR="114300" simplePos="0" relativeHeight="251685888" behindDoc="0" locked="0" layoutInCell="1" allowOverlap="1" wp14:anchorId="3E0AC1FF" wp14:editId="3DC124C9">
            <wp:simplePos x="0" y="0"/>
            <wp:positionH relativeFrom="column">
              <wp:posOffset>-13970</wp:posOffset>
            </wp:positionH>
            <wp:positionV relativeFrom="paragraph">
              <wp:posOffset>1807936</wp:posOffset>
            </wp:positionV>
            <wp:extent cx="2051685" cy="1538605"/>
            <wp:effectExtent l="0" t="0" r="5715" b="0"/>
            <wp:wrapTopAndBottom/>
            <wp:docPr id="1332056793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056793" name="Рисунок 1332056793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1685" cy="1538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ru-RU" w:eastAsia="ru-RU"/>
        </w:rPr>
        <w:drawing>
          <wp:anchor distT="0" distB="0" distL="114300" distR="114300" simplePos="0" relativeHeight="251686912" behindDoc="0" locked="0" layoutInCell="1" allowOverlap="1" wp14:anchorId="35AD01FF" wp14:editId="49325859">
            <wp:simplePos x="0" y="0"/>
            <wp:positionH relativeFrom="column">
              <wp:posOffset>2037080</wp:posOffset>
            </wp:positionH>
            <wp:positionV relativeFrom="paragraph">
              <wp:posOffset>1792605</wp:posOffset>
            </wp:positionV>
            <wp:extent cx="2051685" cy="1538605"/>
            <wp:effectExtent l="0" t="0" r="5715" b="0"/>
            <wp:wrapTopAndBottom/>
            <wp:docPr id="283379779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379779" name="Рисунок 283379779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1685" cy="1538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ru-RU" w:eastAsia="ru-RU"/>
        </w:rPr>
        <w:drawing>
          <wp:anchor distT="0" distB="0" distL="114300" distR="114300" simplePos="0" relativeHeight="251687936" behindDoc="0" locked="0" layoutInCell="1" allowOverlap="1" wp14:anchorId="2B741777" wp14:editId="1FB4EE80">
            <wp:simplePos x="0" y="0"/>
            <wp:positionH relativeFrom="column">
              <wp:posOffset>4095115</wp:posOffset>
            </wp:positionH>
            <wp:positionV relativeFrom="paragraph">
              <wp:posOffset>1789430</wp:posOffset>
            </wp:positionV>
            <wp:extent cx="2051685" cy="1538605"/>
            <wp:effectExtent l="0" t="0" r="5715" b="0"/>
            <wp:wrapTopAndBottom/>
            <wp:docPr id="2026686654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6686654" name="Рисунок 2026686654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1685" cy="1538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72E0D">
        <w:rPr>
          <w:rFonts w:asciiTheme="majorBidi" w:hAnsiTheme="majorBidi" w:cstheme="majorBidi"/>
          <w:lang w:val="ru-RU"/>
        </w:rPr>
        <w:t>Рисунок 3.</w:t>
      </w:r>
      <w:r w:rsidR="009024BC" w:rsidRPr="009024BC">
        <w:rPr>
          <w:rFonts w:asciiTheme="majorBidi" w:hAnsiTheme="majorBidi" w:cstheme="majorBidi"/>
          <w:noProof/>
          <w:lang w:val="ru-RU"/>
        </w:rPr>
        <w:t xml:space="preserve"> </w:t>
      </w:r>
    </w:p>
    <w:p w14:paraId="6248AC4A" w14:textId="77777777" w:rsidR="00AF67F3" w:rsidRDefault="00A237C4" w:rsidP="00C840E2">
      <w:pPr>
        <w:suppressAutoHyphens/>
        <w:spacing w:line="276" w:lineRule="auto"/>
        <w:rPr>
          <w:rFonts w:asciiTheme="majorBidi" w:hAnsiTheme="majorBidi" w:cstheme="majorBidi"/>
          <w:noProof/>
          <w:lang w:val="ru-RU"/>
        </w:rPr>
      </w:pPr>
      <w:r>
        <w:rPr>
          <w:rFonts w:asciiTheme="majorBidi" w:hAnsiTheme="majorBidi" w:cstheme="majorBidi"/>
          <w:lang w:val="ru-RU"/>
        </w:rPr>
        <w:t>Рисунок 4.</w:t>
      </w:r>
      <w:r w:rsidR="007E0DD1" w:rsidRPr="007E0DD1">
        <w:rPr>
          <w:rFonts w:asciiTheme="majorBidi" w:hAnsiTheme="majorBidi" w:cstheme="majorBidi"/>
          <w:noProof/>
          <w:lang w:val="ru-RU"/>
        </w:rPr>
        <w:t xml:space="preserve"> </w:t>
      </w:r>
    </w:p>
    <w:p w14:paraId="19068334" w14:textId="77777777" w:rsidR="004B1D61" w:rsidRPr="004B1D61" w:rsidRDefault="004B1D61" w:rsidP="004B1D61">
      <w:pPr>
        <w:suppressAutoHyphens/>
        <w:spacing w:line="276" w:lineRule="auto"/>
        <w:rPr>
          <w:rFonts w:asciiTheme="majorBidi" w:hAnsiTheme="majorBidi" w:cstheme="majorBidi"/>
          <w:noProof/>
          <w:lang w:val="ru-RU"/>
        </w:rPr>
      </w:pPr>
      <w:r>
        <w:rPr>
          <w:noProof/>
          <w:lang w:val="ru-RU" w:eastAsia="ru-RU"/>
        </w:rPr>
        <w:drawing>
          <wp:anchor distT="0" distB="0" distL="114300" distR="114300" simplePos="0" relativeHeight="251666432" behindDoc="0" locked="0" layoutInCell="1" allowOverlap="1" wp14:anchorId="7B2E55CD" wp14:editId="3B9E873E">
            <wp:simplePos x="0" y="0"/>
            <wp:positionH relativeFrom="column">
              <wp:posOffset>44450</wp:posOffset>
            </wp:positionH>
            <wp:positionV relativeFrom="paragraph">
              <wp:posOffset>239395</wp:posOffset>
            </wp:positionV>
            <wp:extent cx="2879725" cy="1464310"/>
            <wp:effectExtent l="0" t="0" r="3175" b="0"/>
            <wp:wrapTopAndBottom/>
            <wp:docPr id="1238659363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659363" name="Рисунок 1238659363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9725" cy="1464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ru-RU" w:eastAsia="ru-RU"/>
        </w:rPr>
        <w:drawing>
          <wp:anchor distT="0" distB="0" distL="114300" distR="114300" simplePos="0" relativeHeight="251667456" behindDoc="0" locked="0" layoutInCell="1" allowOverlap="1" wp14:anchorId="4BB73368" wp14:editId="4E3C0D79">
            <wp:simplePos x="0" y="0"/>
            <wp:positionH relativeFrom="column">
              <wp:posOffset>3049905</wp:posOffset>
            </wp:positionH>
            <wp:positionV relativeFrom="paragraph">
              <wp:posOffset>236220</wp:posOffset>
            </wp:positionV>
            <wp:extent cx="2879725" cy="1463675"/>
            <wp:effectExtent l="0" t="0" r="3175" b="0"/>
            <wp:wrapTopAndBottom/>
            <wp:docPr id="1044335067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335067" name="Рисунок 1044335067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9725" cy="1463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/>
          <w:noProof/>
          <w:lang w:val="ru-RU"/>
        </w:rPr>
        <w:t xml:space="preserve">а) </w:t>
      </w:r>
      <w:r>
        <w:rPr>
          <w:rFonts w:asciiTheme="majorBidi" w:hAnsiTheme="majorBidi" w:cstheme="majorBidi"/>
          <w:noProof/>
          <w:lang w:val="ru-RU"/>
        </w:rPr>
        <w:tab/>
      </w:r>
      <w:r>
        <w:rPr>
          <w:rFonts w:asciiTheme="majorBidi" w:hAnsiTheme="majorBidi" w:cstheme="majorBidi"/>
          <w:noProof/>
          <w:lang w:val="ru-RU"/>
        </w:rPr>
        <w:tab/>
      </w:r>
      <w:r>
        <w:rPr>
          <w:rFonts w:asciiTheme="majorBidi" w:hAnsiTheme="majorBidi" w:cstheme="majorBidi"/>
          <w:noProof/>
          <w:lang w:val="ru-RU"/>
        </w:rPr>
        <w:tab/>
      </w:r>
      <w:r>
        <w:rPr>
          <w:rFonts w:asciiTheme="majorBidi" w:hAnsiTheme="majorBidi" w:cstheme="majorBidi"/>
          <w:noProof/>
          <w:lang w:val="ru-RU"/>
        </w:rPr>
        <w:tab/>
      </w:r>
      <w:r>
        <w:rPr>
          <w:rFonts w:asciiTheme="majorBidi" w:hAnsiTheme="majorBidi" w:cstheme="majorBidi"/>
          <w:noProof/>
          <w:lang w:val="ru-RU"/>
        </w:rPr>
        <w:tab/>
      </w:r>
      <w:r>
        <w:rPr>
          <w:rFonts w:asciiTheme="majorBidi" w:hAnsiTheme="majorBidi" w:cstheme="majorBidi"/>
          <w:noProof/>
          <w:lang w:val="ru-RU"/>
        </w:rPr>
        <w:tab/>
      </w:r>
      <w:r>
        <w:rPr>
          <w:rFonts w:asciiTheme="majorBidi" w:hAnsiTheme="majorBidi" w:cstheme="majorBidi"/>
          <w:noProof/>
          <w:lang w:val="ru-RU"/>
        </w:rPr>
        <w:tab/>
        <w:t>б)</w:t>
      </w:r>
    </w:p>
    <w:p w14:paraId="29E42015" w14:textId="77777777" w:rsidR="004B1D61" w:rsidRDefault="004B1D61" w:rsidP="00C840E2">
      <w:pPr>
        <w:suppressAutoHyphens/>
        <w:spacing w:line="276" w:lineRule="auto"/>
        <w:rPr>
          <w:rFonts w:asciiTheme="majorBidi" w:hAnsiTheme="majorBidi" w:cstheme="majorBidi"/>
          <w:noProof/>
          <w:lang w:val="ru-RU"/>
        </w:rPr>
      </w:pPr>
    </w:p>
    <w:p w14:paraId="2FAF9654" w14:textId="77777777" w:rsidR="00CC0F23" w:rsidRDefault="00CC0F23" w:rsidP="00F2265E">
      <w:pPr>
        <w:suppressAutoHyphens/>
        <w:spacing w:line="276" w:lineRule="auto"/>
        <w:rPr>
          <w:rFonts w:asciiTheme="majorBidi" w:hAnsiTheme="majorBidi" w:cstheme="majorBidi"/>
          <w:lang w:val="ru-RU"/>
        </w:rPr>
      </w:pPr>
    </w:p>
    <w:p w14:paraId="7E26E00A" w14:textId="77777777" w:rsidR="00CC0F23" w:rsidRDefault="00CC0F23" w:rsidP="00F2265E">
      <w:pPr>
        <w:suppressAutoHyphens/>
        <w:spacing w:line="276" w:lineRule="auto"/>
        <w:rPr>
          <w:rFonts w:asciiTheme="majorBidi" w:hAnsiTheme="majorBidi" w:cstheme="majorBidi"/>
          <w:lang w:val="ru-RU"/>
        </w:rPr>
      </w:pPr>
    </w:p>
    <w:p w14:paraId="346DE36F" w14:textId="77777777" w:rsidR="00F2265E" w:rsidRPr="00432736" w:rsidRDefault="00F2265E" w:rsidP="00F2265E">
      <w:pPr>
        <w:suppressAutoHyphens/>
        <w:spacing w:line="276" w:lineRule="auto"/>
        <w:rPr>
          <w:rFonts w:asciiTheme="majorBidi" w:hAnsiTheme="majorBidi" w:cstheme="majorBidi"/>
          <w:noProof/>
          <w:lang w:val="ru-RU"/>
        </w:rPr>
      </w:pPr>
      <w:r>
        <w:rPr>
          <w:rFonts w:asciiTheme="majorBidi" w:hAnsiTheme="majorBidi" w:cstheme="majorBidi"/>
          <w:lang w:val="ru-RU"/>
        </w:rPr>
        <w:lastRenderedPageBreak/>
        <w:t>Рисунок 5.</w:t>
      </w:r>
      <w:r w:rsidRPr="007E0DD1">
        <w:rPr>
          <w:rFonts w:asciiTheme="majorBidi" w:hAnsiTheme="majorBidi" w:cstheme="majorBidi"/>
          <w:noProof/>
          <w:lang w:val="ru-RU"/>
        </w:rPr>
        <w:t xml:space="preserve"> </w:t>
      </w:r>
    </w:p>
    <w:p w14:paraId="76BAE047" w14:textId="77777777" w:rsidR="004B1D61" w:rsidRDefault="004B1D61" w:rsidP="00F2265E">
      <w:pPr>
        <w:suppressAutoHyphens/>
        <w:spacing w:line="276" w:lineRule="auto"/>
        <w:rPr>
          <w:rFonts w:asciiTheme="majorBidi" w:hAnsiTheme="majorBidi" w:cstheme="majorBidi"/>
          <w:noProof/>
          <w:lang w:val="ru-RU"/>
        </w:rPr>
      </w:pPr>
      <w:r>
        <w:rPr>
          <w:noProof/>
          <w:lang w:val="ru-RU" w:eastAsia="ru-RU"/>
        </w:rPr>
        <w:drawing>
          <wp:anchor distT="0" distB="0" distL="114300" distR="114300" simplePos="0" relativeHeight="251678720" behindDoc="0" locked="0" layoutInCell="1" allowOverlap="1" wp14:anchorId="70DDBBFD" wp14:editId="0581BB5F">
            <wp:simplePos x="0" y="0"/>
            <wp:positionH relativeFrom="column">
              <wp:posOffset>3210560</wp:posOffset>
            </wp:positionH>
            <wp:positionV relativeFrom="paragraph">
              <wp:posOffset>196850</wp:posOffset>
            </wp:positionV>
            <wp:extent cx="2653665" cy="2009140"/>
            <wp:effectExtent l="0" t="0" r="635" b="0"/>
            <wp:wrapTopAndBottom/>
            <wp:docPr id="242390649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390649" name="Рисунок 242390649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3665" cy="2009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ru-RU" w:eastAsia="ru-RU"/>
        </w:rPr>
        <w:drawing>
          <wp:anchor distT="0" distB="0" distL="114300" distR="114300" simplePos="0" relativeHeight="251677696" behindDoc="0" locked="0" layoutInCell="1" allowOverlap="1" wp14:anchorId="5CFDD2B3" wp14:editId="1088F6CB">
            <wp:simplePos x="0" y="0"/>
            <wp:positionH relativeFrom="column">
              <wp:posOffset>191135</wp:posOffset>
            </wp:positionH>
            <wp:positionV relativeFrom="paragraph">
              <wp:posOffset>196850</wp:posOffset>
            </wp:positionV>
            <wp:extent cx="2666365" cy="2009140"/>
            <wp:effectExtent l="0" t="0" r="635" b="0"/>
            <wp:wrapTopAndBottom/>
            <wp:docPr id="122486479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86479" name="Рисунок 122486479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6365" cy="2009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/>
          <w:noProof/>
          <w:lang w:val="ru-RU"/>
        </w:rPr>
        <w:t xml:space="preserve">а) </w:t>
      </w:r>
      <w:r>
        <w:rPr>
          <w:rFonts w:asciiTheme="majorBidi" w:hAnsiTheme="majorBidi" w:cstheme="majorBidi"/>
          <w:noProof/>
          <w:lang w:val="ru-RU"/>
        </w:rPr>
        <w:tab/>
      </w:r>
      <w:r>
        <w:rPr>
          <w:rFonts w:asciiTheme="majorBidi" w:hAnsiTheme="majorBidi" w:cstheme="majorBidi"/>
          <w:noProof/>
          <w:lang w:val="ru-RU"/>
        </w:rPr>
        <w:tab/>
      </w:r>
      <w:r>
        <w:rPr>
          <w:rFonts w:asciiTheme="majorBidi" w:hAnsiTheme="majorBidi" w:cstheme="majorBidi"/>
          <w:noProof/>
          <w:lang w:val="ru-RU"/>
        </w:rPr>
        <w:tab/>
      </w:r>
      <w:r>
        <w:rPr>
          <w:rFonts w:asciiTheme="majorBidi" w:hAnsiTheme="majorBidi" w:cstheme="majorBidi"/>
          <w:noProof/>
          <w:lang w:val="ru-RU"/>
        </w:rPr>
        <w:tab/>
      </w:r>
      <w:r>
        <w:rPr>
          <w:rFonts w:asciiTheme="majorBidi" w:hAnsiTheme="majorBidi" w:cstheme="majorBidi"/>
          <w:noProof/>
          <w:lang w:val="ru-RU"/>
        </w:rPr>
        <w:tab/>
      </w:r>
      <w:r>
        <w:rPr>
          <w:rFonts w:asciiTheme="majorBidi" w:hAnsiTheme="majorBidi" w:cstheme="majorBidi"/>
          <w:noProof/>
          <w:lang w:val="ru-RU"/>
        </w:rPr>
        <w:tab/>
      </w:r>
      <w:r>
        <w:rPr>
          <w:rFonts w:asciiTheme="majorBidi" w:hAnsiTheme="majorBidi" w:cstheme="majorBidi"/>
          <w:noProof/>
          <w:lang w:val="ru-RU"/>
        </w:rPr>
        <w:tab/>
        <w:t>б)</w:t>
      </w:r>
    </w:p>
    <w:p w14:paraId="7A3B0484" w14:textId="77777777" w:rsidR="00CC0F23" w:rsidRDefault="00CC0F23" w:rsidP="00CC0F23">
      <w:pPr>
        <w:suppressAutoHyphens/>
        <w:spacing w:line="276" w:lineRule="auto"/>
        <w:rPr>
          <w:rFonts w:asciiTheme="majorBidi" w:hAnsiTheme="majorBidi" w:cstheme="majorBidi"/>
          <w:noProof/>
          <w:lang w:val="ru-RU"/>
        </w:rPr>
      </w:pPr>
      <w:r>
        <w:rPr>
          <w:rFonts w:asciiTheme="majorBidi" w:hAnsiTheme="majorBidi" w:cstheme="majorBidi"/>
          <w:lang w:val="ru-RU"/>
        </w:rPr>
        <w:t xml:space="preserve">Рисунок </w:t>
      </w:r>
      <w:r w:rsidRPr="00653EC9">
        <w:rPr>
          <w:rFonts w:asciiTheme="majorBidi" w:hAnsiTheme="majorBidi" w:cstheme="majorBidi"/>
          <w:lang w:val="ru-RU"/>
        </w:rPr>
        <w:t>6</w:t>
      </w:r>
      <w:r>
        <w:rPr>
          <w:rFonts w:asciiTheme="majorBidi" w:hAnsiTheme="majorBidi" w:cstheme="majorBidi"/>
          <w:lang w:val="ru-RU"/>
        </w:rPr>
        <w:t>.</w:t>
      </w:r>
      <w:r w:rsidRPr="007E0DD1">
        <w:rPr>
          <w:rFonts w:asciiTheme="majorBidi" w:hAnsiTheme="majorBidi" w:cstheme="majorBidi"/>
          <w:noProof/>
          <w:lang w:val="ru-RU"/>
        </w:rPr>
        <w:t xml:space="preserve"> </w:t>
      </w:r>
    </w:p>
    <w:p w14:paraId="45293E8E" w14:textId="77777777" w:rsidR="00E53DB4" w:rsidRDefault="00E53DB4" w:rsidP="00CC0F23">
      <w:pPr>
        <w:suppressAutoHyphens/>
        <w:spacing w:line="276" w:lineRule="auto"/>
        <w:rPr>
          <w:rFonts w:asciiTheme="majorBidi" w:hAnsiTheme="majorBidi" w:cstheme="majorBidi"/>
          <w:noProof/>
          <w:lang w:val="ru-RU"/>
        </w:rPr>
      </w:pPr>
      <w:r>
        <w:rPr>
          <w:noProof/>
          <w:lang w:val="ru-RU" w:eastAsia="ru-RU"/>
        </w:rPr>
        <w:drawing>
          <wp:anchor distT="0" distB="0" distL="114300" distR="114300" simplePos="0" relativeHeight="251670528" behindDoc="0" locked="0" layoutInCell="1" allowOverlap="1" wp14:anchorId="71709472" wp14:editId="06FBDD4B">
            <wp:simplePos x="0" y="0"/>
            <wp:positionH relativeFrom="column">
              <wp:posOffset>-5715</wp:posOffset>
            </wp:positionH>
            <wp:positionV relativeFrom="paragraph">
              <wp:posOffset>235585</wp:posOffset>
            </wp:positionV>
            <wp:extent cx="2857500" cy="2143125"/>
            <wp:effectExtent l="0" t="0" r="0" b="3175"/>
            <wp:wrapTopAndBottom/>
            <wp:docPr id="195105997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059976" name="Рисунок 1951059976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ru-RU" w:eastAsia="ru-RU"/>
        </w:rPr>
        <w:drawing>
          <wp:anchor distT="0" distB="0" distL="114300" distR="114300" simplePos="0" relativeHeight="251669504" behindDoc="0" locked="0" layoutInCell="1" allowOverlap="1" wp14:anchorId="07652DBD" wp14:editId="4F985492">
            <wp:simplePos x="0" y="0"/>
            <wp:positionH relativeFrom="column">
              <wp:posOffset>3215005</wp:posOffset>
            </wp:positionH>
            <wp:positionV relativeFrom="paragraph">
              <wp:posOffset>292198</wp:posOffset>
            </wp:positionV>
            <wp:extent cx="3044190" cy="2139315"/>
            <wp:effectExtent l="0" t="0" r="3810" b="0"/>
            <wp:wrapTopAndBottom/>
            <wp:docPr id="9333673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367321" name="Рисунок 933367321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4190" cy="2139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/>
          <w:noProof/>
          <w:lang w:val="ru-RU"/>
        </w:rPr>
        <w:t xml:space="preserve">а) </w:t>
      </w:r>
      <w:r>
        <w:rPr>
          <w:rFonts w:asciiTheme="majorBidi" w:hAnsiTheme="majorBidi" w:cstheme="majorBidi"/>
          <w:noProof/>
          <w:lang w:val="ru-RU"/>
        </w:rPr>
        <w:tab/>
      </w:r>
      <w:r>
        <w:rPr>
          <w:rFonts w:asciiTheme="majorBidi" w:hAnsiTheme="majorBidi" w:cstheme="majorBidi"/>
          <w:noProof/>
          <w:lang w:val="ru-RU"/>
        </w:rPr>
        <w:tab/>
      </w:r>
      <w:r>
        <w:rPr>
          <w:rFonts w:asciiTheme="majorBidi" w:hAnsiTheme="majorBidi" w:cstheme="majorBidi"/>
          <w:noProof/>
          <w:lang w:val="ru-RU"/>
        </w:rPr>
        <w:tab/>
      </w:r>
      <w:r>
        <w:rPr>
          <w:rFonts w:asciiTheme="majorBidi" w:hAnsiTheme="majorBidi" w:cstheme="majorBidi"/>
          <w:noProof/>
          <w:lang w:val="ru-RU"/>
        </w:rPr>
        <w:tab/>
      </w:r>
      <w:r>
        <w:rPr>
          <w:rFonts w:asciiTheme="majorBidi" w:hAnsiTheme="majorBidi" w:cstheme="majorBidi"/>
          <w:noProof/>
          <w:lang w:val="ru-RU"/>
        </w:rPr>
        <w:tab/>
      </w:r>
      <w:r>
        <w:rPr>
          <w:rFonts w:asciiTheme="majorBidi" w:hAnsiTheme="majorBidi" w:cstheme="majorBidi"/>
          <w:noProof/>
          <w:lang w:val="ru-RU"/>
        </w:rPr>
        <w:tab/>
      </w:r>
      <w:r>
        <w:rPr>
          <w:rFonts w:asciiTheme="majorBidi" w:hAnsiTheme="majorBidi" w:cstheme="majorBidi"/>
          <w:noProof/>
          <w:lang w:val="ru-RU"/>
        </w:rPr>
        <w:tab/>
        <w:t>б)</w:t>
      </w:r>
    </w:p>
    <w:p w14:paraId="5A519823" w14:textId="77777777" w:rsidR="0054642D" w:rsidRDefault="0054642D" w:rsidP="00CC0F23">
      <w:pPr>
        <w:suppressAutoHyphens/>
        <w:spacing w:line="276" w:lineRule="auto"/>
        <w:rPr>
          <w:rFonts w:asciiTheme="majorBidi" w:hAnsiTheme="majorBidi" w:cstheme="majorBidi"/>
          <w:lang w:val="ru-RU"/>
        </w:rPr>
      </w:pPr>
    </w:p>
    <w:p w14:paraId="07466CA8" w14:textId="77777777" w:rsidR="0054642D" w:rsidRDefault="0054642D" w:rsidP="00C840E2">
      <w:pPr>
        <w:suppressAutoHyphens/>
        <w:spacing w:line="276" w:lineRule="auto"/>
        <w:rPr>
          <w:rFonts w:asciiTheme="majorBidi" w:hAnsiTheme="majorBidi" w:cstheme="majorBidi"/>
          <w:noProof/>
          <w:lang w:val="ru-RU"/>
        </w:rPr>
      </w:pPr>
      <w:r>
        <w:rPr>
          <w:rFonts w:asciiTheme="majorBidi" w:hAnsiTheme="majorBidi" w:cstheme="majorBidi"/>
          <w:noProof/>
          <w:lang w:val="ru-RU" w:eastAsia="ru-RU"/>
        </w:rPr>
        <w:drawing>
          <wp:anchor distT="0" distB="0" distL="114300" distR="114300" simplePos="0" relativeHeight="251691008" behindDoc="0" locked="0" layoutInCell="1" allowOverlap="1" wp14:anchorId="21F145A0" wp14:editId="4008C3C5">
            <wp:simplePos x="0" y="0"/>
            <wp:positionH relativeFrom="column">
              <wp:posOffset>3175</wp:posOffset>
            </wp:positionH>
            <wp:positionV relativeFrom="paragraph">
              <wp:posOffset>273050</wp:posOffset>
            </wp:positionV>
            <wp:extent cx="2849245" cy="2186305"/>
            <wp:effectExtent l="0" t="0" r="0" b="0"/>
            <wp:wrapTopAndBottom/>
            <wp:docPr id="1763111525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111525" name="Рисунок 1763111525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9245" cy="2186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0452C">
        <w:rPr>
          <w:rFonts w:asciiTheme="majorBidi" w:hAnsiTheme="majorBidi" w:cstheme="majorBidi"/>
          <w:lang w:val="ru-RU"/>
        </w:rPr>
        <w:t>Рисунок 7.</w:t>
      </w:r>
      <w:r w:rsidR="00D0452C" w:rsidRPr="007E0DD1">
        <w:rPr>
          <w:rFonts w:asciiTheme="majorBidi" w:hAnsiTheme="majorBidi" w:cstheme="majorBidi"/>
          <w:noProof/>
          <w:lang w:val="ru-RU"/>
        </w:rPr>
        <w:t xml:space="preserve"> </w:t>
      </w:r>
    </w:p>
    <w:p w14:paraId="33C318C3" w14:textId="77777777" w:rsidR="0054642D" w:rsidRDefault="0054642D" w:rsidP="00C840E2">
      <w:pPr>
        <w:suppressAutoHyphens/>
        <w:spacing w:line="276" w:lineRule="auto"/>
        <w:rPr>
          <w:rFonts w:asciiTheme="majorBidi" w:hAnsiTheme="majorBidi" w:cstheme="majorBidi"/>
          <w:noProof/>
          <w:lang w:val="ru-RU"/>
        </w:rPr>
      </w:pPr>
    </w:p>
    <w:p w14:paraId="5E99BF5D" w14:textId="77777777" w:rsidR="004B1D61" w:rsidRDefault="0054642D" w:rsidP="00C840E2">
      <w:pPr>
        <w:suppressAutoHyphens/>
        <w:spacing w:line="276" w:lineRule="auto"/>
        <w:rPr>
          <w:rFonts w:asciiTheme="majorBidi" w:hAnsiTheme="majorBidi" w:cstheme="majorBidi"/>
          <w:lang w:val="ru-RU"/>
        </w:rPr>
      </w:pPr>
      <w:r>
        <w:rPr>
          <w:rFonts w:asciiTheme="majorBidi" w:hAnsiTheme="majorBidi" w:cstheme="majorBidi"/>
          <w:noProof/>
          <w:lang w:val="ru-RU" w:eastAsia="ru-RU"/>
        </w:rPr>
        <w:lastRenderedPageBreak/>
        <w:drawing>
          <wp:anchor distT="0" distB="0" distL="114300" distR="114300" simplePos="0" relativeHeight="251673600" behindDoc="0" locked="0" layoutInCell="1" allowOverlap="1" wp14:anchorId="2B4B42B2" wp14:editId="014A703F">
            <wp:simplePos x="0" y="0"/>
            <wp:positionH relativeFrom="column">
              <wp:posOffset>-20320</wp:posOffset>
            </wp:positionH>
            <wp:positionV relativeFrom="paragraph">
              <wp:posOffset>222250</wp:posOffset>
            </wp:positionV>
            <wp:extent cx="2051685" cy="1537970"/>
            <wp:effectExtent l="0" t="0" r="5715" b="0"/>
            <wp:wrapTopAndBottom/>
            <wp:docPr id="1295632980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632980" name="Рисунок 1295632980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1685" cy="1537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/>
          <w:noProof/>
          <w:lang w:val="ru-RU" w:eastAsia="ru-RU"/>
        </w:rPr>
        <w:drawing>
          <wp:anchor distT="0" distB="0" distL="114300" distR="114300" simplePos="0" relativeHeight="251674624" behindDoc="0" locked="0" layoutInCell="1" allowOverlap="1" wp14:anchorId="1FC0E29A" wp14:editId="45C1ECE3">
            <wp:simplePos x="0" y="0"/>
            <wp:positionH relativeFrom="column">
              <wp:posOffset>2035810</wp:posOffset>
            </wp:positionH>
            <wp:positionV relativeFrom="paragraph">
              <wp:posOffset>223520</wp:posOffset>
            </wp:positionV>
            <wp:extent cx="2051685" cy="1536700"/>
            <wp:effectExtent l="0" t="0" r="5715" b="0"/>
            <wp:wrapTopAndBottom/>
            <wp:docPr id="1960135942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135942" name="Рисунок 1960135942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1685" cy="1536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/>
          <w:noProof/>
          <w:lang w:val="ru-RU" w:eastAsia="ru-RU"/>
        </w:rPr>
        <w:drawing>
          <wp:anchor distT="0" distB="0" distL="114300" distR="114300" simplePos="0" relativeHeight="251675648" behindDoc="0" locked="0" layoutInCell="1" allowOverlap="1" wp14:anchorId="3BA9959F" wp14:editId="73DDCC20">
            <wp:simplePos x="0" y="0"/>
            <wp:positionH relativeFrom="column">
              <wp:posOffset>4102735</wp:posOffset>
            </wp:positionH>
            <wp:positionV relativeFrom="paragraph">
              <wp:posOffset>221615</wp:posOffset>
            </wp:positionV>
            <wp:extent cx="2051685" cy="1538605"/>
            <wp:effectExtent l="0" t="0" r="5715" b="0"/>
            <wp:wrapTopAndBottom/>
            <wp:docPr id="601279130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279130" name="Рисунок 601279130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1685" cy="1538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0452C">
        <w:rPr>
          <w:rFonts w:asciiTheme="majorBidi" w:hAnsiTheme="majorBidi" w:cstheme="majorBidi"/>
          <w:lang w:val="ru-RU"/>
        </w:rPr>
        <w:t>Рисунок 8.</w:t>
      </w:r>
    </w:p>
    <w:p w14:paraId="4B4F3A69" w14:textId="77777777" w:rsidR="0054642D" w:rsidRDefault="0054642D" w:rsidP="00C840E2">
      <w:pPr>
        <w:suppressAutoHyphens/>
        <w:spacing w:line="276" w:lineRule="auto"/>
        <w:rPr>
          <w:rFonts w:asciiTheme="majorBidi" w:hAnsiTheme="majorBidi" w:cstheme="majorBidi"/>
          <w:lang w:val="ru-RU"/>
        </w:rPr>
      </w:pPr>
      <w:r>
        <w:rPr>
          <w:noProof/>
          <w:lang w:val="ru-RU" w:eastAsia="ru-RU"/>
        </w:rPr>
        <w:drawing>
          <wp:anchor distT="0" distB="0" distL="114300" distR="114300" simplePos="0" relativeHeight="251681792" behindDoc="0" locked="0" layoutInCell="1" allowOverlap="1" wp14:anchorId="1EECDFE3" wp14:editId="0055CF7A">
            <wp:simplePos x="0" y="0"/>
            <wp:positionH relativeFrom="column">
              <wp:posOffset>4088130</wp:posOffset>
            </wp:positionH>
            <wp:positionV relativeFrom="paragraph">
              <wp:posOffset>1838325</wp:posOffset>
            </wp:positionV>
            <wp:extent cx="2051685" cy="1538605"/>
            <wp:effectExtent l="0" t="0" r="5715" b="0"/>
            <wp:wrapTopAndBottom/>
            <wp:docPr id="559919196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919196" name="Рисунок 559919196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1685" cy="1538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ru-RU" w:eastAsia="ru-RU"/>
        </w:rPr>
        <w:drawing>
          <wp:anchor distT="0" distB="0" distL="114300" distR="114300" simplePos="0" relativeHeight="251679744" behindDoc="0" locked="0" layoutInCell="1" allowOverlap="1" wp14:anchorId="77051DC9" wp14:editId="1A549724">
            <wp:simplePos x="0" y="0"/>
            <wp:positionH relativeFrom="column">
              <wp:posOffset>-12700</wp:posOffset>
            </wp:positionH>
            <wp:positionV relativeFrom="paragraph">
              <wp:posOffset>1838325</wp:posOffset>
            </wp:positionV>
            <wp:extent cx="2051685" cy="1538605"/>
            <wp:effectExtent l="0" t="0" r="5715" b="0"/>
            <wp:wrapTopAndBottom/>
            <wp:docPr id="1676104742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104742" name="Рисунок 1676104742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1685" cy="1538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ru-RU" w:eastAsia="ru-RU"/>
        </w:rPr>
        <w:drawing>
          <wp:anchor distT="0" distB="0" distL="114300" distR="114300" simplePos="0" relativeHeight="251680768" behindDoc="0" locked="0" layoutInCell="1" allowOverlap="1" wp14:anchorId="3A371054" wp14:editId="6D7A2E98">
            <wp:simplePos x="0" y="0"/>
            <wp:positionH relativeFrom="column">
              <wp:posOffset>2037715</wp:posOffset>
            </wp:positionH>
            <wp:positionV relativeFrom="paragraph">
              <wp:posOffset>1838325</wp:posOffset>
            </wp:positionV>
            <wp:extent cx="2051685" cy="1538605"/>
            <wp:effectExtent l="0" t="0" r="5715" b="0"/>
            <wp:wrapTopAndBottom/>
            <wp:docPr id="176093516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93516" name="Рисунок 176093516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1685" cy="1538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/>
          <w:lang w:val="ru-RU"/>
        </w:rPr>
        <w:t>Рисунок 9.</w:t>
      </w:r>
    </w:p>
    <w:sectPr w:rsidR="0054642D" w:rsidSect="004D2288">
      <w:headerReference w:type="default" r:id="rId33"/>
      <w:pgSz w:w="11900" w:h="16840" w:code="1"/>
      <w:pgMar w:top="1134" w:right="1361" w:bottom="1134" w:left="1361" w:header="1644" w:footer="1985" w:gutter="0"/>
      <w:pgNumType w:start="1"/>
      <w:cols w:space="720"/>
      <w:noEndnote/>
      <w:titlePg/>
      <w:docGrid w:linePitch="299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comment w:id="10" w:author="Windows User" w:date="2024-04-30T00:03:00Z" w:initials="WU">
    <w:p w14:paraId="118ADD99" w14:textId="00244AA5" w:rsidR="000F6D6E" w:rsidRPr="000F6D6E" w:rsidRDefault="000F6D6E">
      <w:pPr>
        <w:pStyle w:val="af2"/>
        <w:rPr>
          <w:lang w:val="ru-RU"/>
        </w:rPr>
      </w:pPr>
      <w:r>
        <w:rPr>
          <w:rStyle w:val="af1"/>
        </w:rPr>
        <w:annotationRef/>
      </w:r>
      <w:r>
        <w:rPr>
          <w:lang w:val="ru-RU"/>
        </w:rPr>
        <w:t>Адиабатического затухания?</w:t>
      </w:r>
    </w:p>
  </w:comment>
</w:comments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59F264C4" w14:textId="77777777" w:rsidR="00456B52" w:rsidRDefault="00456B52">
      <w:r>
        <w:separator/>
      </w:r>
    </w:p>
  </w:endnote>
  <w:endnote w:type="continuationSeparator" w:id="0">
    <w:p w14:paraId="6C1406BC" w14:textId="77777777" w:rsidR="00456B52" w:rsidRDefault="00456B5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Times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Helvetica Neue">
    <w:charset w:val="00"/>
    <w:family w:val="auto"/>
    <w:pitch w:val="variable"/>
    <w:sig w:usb0="E50002FF" w:usb1="500079DB" w:usb2="00000010" w:usb3="00000000" w:csb0="00000001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Meiryo">
    <w:panose1 w:val="020B0604030504040204"/>
    <w:charset w:val="80"/>
    <w:family w:val="swiss"/>
    <w:pitch w:val="variable"/>
    <w:sig w:usb0="E00002FF" w:usb1="6AC7FFFF" w:usb2="08000012" w:usb3="00000000" w:csb0="0002009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CMR10">
    <w:altName w:val="Cambria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0724C517" w14:textId="77777777" w:rsidR="00456B52" w:rsidRDefault="00456B52">
      <w:r>
        <w:separator/>
      </w:r>
    </w:p>
  </w:footnote>
  <w:footnote w:type="continuationSeparator" w:id="0">
    <w:p w14:paraId="12AC917C" w14:textId="77777777" w:rsidR="00456B52" w:rsidRDefault="00456B52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F1A13B8" w14:textId="77777777" w:rsidR="004D2288" w:rsidRPr="00D32DF7" w:rsidRDefault="004D2288" w:rsidP="004D2288">
    <w:pPr>
      <w:pStyle w:val="a8"/>
      <w:jc w:val="right"/>
      <w:rPr>
        <w:lang w:val="en-US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74758AB"/>
    <w:multiLevelType w:val="hybridMultilevel"/>
    <w:tmpl w:val="FEEA1D0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2"/>
  <w:proofState w:spelling="clean" w:grammar="clean"/>
  <w:trackRevisions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3C78"/>
    <w:rsid w:val="00016383"/>
    <w:rsid w:val="00026BAB"/>
    <w:rsid w:val="000315B4"/>
    <w:rsid w:val="000338B9"/>
    <w:rsid w:val="00040965"/>
    <w:rsid w:val="000415CF"/>
    <w:rsid w:val="00042BC3"/>
    <w:rsid w:val="00046920"/>
    <w:rsid w:val="00072382"/>
    <w:rsid w:val="0007423D"/>
    <w:rsid w:val="000771EB"/>
    <w:rsid w:val="000A05E4"/>
    <w:rsid w:val="000D48DE"/>
    <w:rsid w:val="000D7697"/>
    <w:rsid w:val="000E4BEE"/>
    <w:rsid w:val="000F2FE8"/>
    <w:rsid w:val="000F4E2A"/>
    <w:rsid w:val="000F6D6E"/>
    <w:rsid w:val="00101F1E"/>
    <w:rsid w:val="0010318B"/>
    <w:rsid w:val="00103983"/>
    <w:rsid w:val="00140F13"/>
    <w:rsid w:val="001445CA"/>
    <w:rsid w:val="001538E2"/>
    <w:rsid w:val="00153AF5"/>
    <w:rsid w:val="00161C7B"/>
    <w:rsid w:val="00166F7D"/>
    <w:rsid w:val="00182D04"/>
    <w:rsid w:val="001934EB"/>
    <w:rsid w:val="001B26AD"/>
    <w:rsid w:val="001B7FF0"/>
    <w:rsid w:val="001C25CA"/>
    <w:rsid w:val="00210D36"/>
    <w:rsid w:val="00230162"/>
    <w:rsid w:val="002322BA"/>
    <w:rsid w:val="00254CFC"/>
    <w:rsid w:val="002939BA"/>
    <w:rsid w:val="002A0B63"/>
    <w:rsid w:val="002B58CF"/>
    <w:rsid w:val="002E0517"/>
    <w:rsid w:val="002F2A73"/>
    <w:rsid w:val="002F60DB"/>
    <w:rsid w:val="0030041B"/>
    <w:rsid w:val="003025D3"/>
    <w:rsid w:val="00323C56"/>
    <w:rsid w:val="00336FA0"/>
    <w:rsid w:val="003568B9"/>
    <w:rsid w:val="00357B58"/>
    <w:rsid w:val="00372E0D"/>
    <w:rsid w:val="00375791"/>
    <w:rsid w:val="00380F87"/>
    <w:rsid w:val="00383990"/>
    <w:rsid w:val="00383FBD"/>
    <w:rsid w:val="003A07EC"/>
    <w:rsid w:val="003A5721"/>
    <w:rsid w:val="003A58A6"/>
    <w:rsid w:val="003B31F2"/>
    <w:rsid w:val="003C0765"/>
    <w:rsid w:val="003C3DB3"/>
    <w:rsid w:val="004116DC"/>
    <w:rsid w:val="00411A6A"/>
    <w:rsid w:val="00432736"/>
    <w:rsid w:val="004414BA"/>
    <w:rsid w:val="0045101F"/>
    <w:rsid w:val="00456B52"/>
    <w:rsid w:val="00474E67"/>
    <w:rsid w:val="00487D61"/>
    <w:rsid w:val="00492EE5"/>
    <w:rsid w:val="004B1D61"/>
    <w:rsid w:val="004C2A87"/>
    <w:rsid w:val="004D2288"/>
    <w:rsid w:val="004D2DB0"/>
    <w:rsid w:val="004D39DD"/>
    <w:rsid w:val="004F03C8"/>
    <w:rsid w:val="00510517"/>
    <w:rsid w:val="00532D21"/>
    <w:rsid w:val="0054642D"/>
    <w:rsid w:val="00574E6F"/>
    <w:rsid w:val="00583786"/>
    <w:rsid w:val="005A77A2"/>
    <w:rsid w:val="005B46C0"/>
    <w:rsid w:val="005B552B"/>
    <w:rsid w:val="005C6393"/>
    <w:rsid w:val="005C77B9"/>
    <w:rsid w:val="005D43E2"/>
    <w:rsid w:val="006221B3"/>
    <w:rsid w:val="006226FF"/>
    <w:rsid w:val="00632327"/>
    <w:rsid w:val="00651DD5"/>
    <w:rsid w:val="00653EC9"/>
    <w:rsid w:val="00660616"/>
    <w:rsid w:val="00681D00"/>
    <w:rsid w:val="00683F6A"/>
    <w:rsid w:val="006902EF"/>
    <w:rsid w:val="00695AC9"/>
    <w:rsid w:val="0069664A"/>
    <w:rsid w:val="006C092D"/>
    <w:rsid w:val="006C29E3"/>
    <w:rsid w:val="006E2689"/>
    <w:rsid w:val="006F73E0"/>
    <w:rsid w:val="007009EE"/>
    <w:rsid w:val="00716A9B"/>
    <w:rsid w:val="00747373"/>
    <w:rsid w:val="0075406A"/>
    <w:rsid w:val="00774D89"/>
    <w:rsid w:val="00785BFD"/>
    <w:rsid w:val="007A160F"/>
    <w:rsid w:val="007A4396"/>
    <w:rsid w:val="007B4082"/>
    <w:rsid w:val="007E0DD1"/>
    <w:rsid w:val="007E5CE4"/>
    <w:rsid w:val="007E6789"/>
    <w:rsid w:val="007E6791"/>
    <w:rsid w:val="007E7E91"/>
    <w:rsid w:val="00800C25"/>
    <w:rsid w:val="0080688B"/>
    <w:rsid w:val="00811650"/>
    <w:rsid w:val="00816883"/>
    <w:rsid w:val="008202D5"/>
    <w:rsid w:val="0082215C"/>
    <w:rsid w:val="00832CF2"/>
    <w:rsid w:val="008607AD"/>
    <w:rsid w:val="00861C3E"/>
    <w:rsid w:val="00866A18"/>
    <w:rsid w:val="00875E1B"/>
    <w:rsid w:val="0087737D"/>
    <w:rsid w:val="008A1423"/>
    <w:rsid w:val="008B2561"/>
    <w:rsid w:val="008C3D8C"/>
    <w:rsid w:val="008E3D0A"/>
    <w:rsid w:val="009024BC"/>
    <w:rsid w:val="0090496C"/>
    <w:rsid w:val="0091474C"/>
    <w:rsid w:val="00915A08"/>
    <w:rsid w:val="0092068B"/>
    <w:rsid w:val="0093208C"/>
    <w:rsid w:val="00933933"/>
    <w:rsid w:val="00937514"/>
    <w:rsid w:val="00937B96"/>
    <w:rsid w:val="00944963"/>
    <w:rsid w:val="0094598F"/>
    <w:rsid w:val="00962F18"/>
    <w:rsid w:val="0098202B"/>
    <w:rsid w:val="009B72AF"/>
    <w:rsid w:val="009E557A"/>
    <w:rsid w:val="009E5BC9"/>
    <w:rsid w:val="009F67C6"/>
    <w:rsid w:val="009F6E6B"/>
    <w:rsid w:val="00A079F8"/>
    <w:rsid w:val="00A237C4"/>
    <w:rsid w:val="00A33C85"/>
    <w:rsid w:val="00A63181"/>
    <w:rsid w:val="00A72615"/>
    <w:rsid w:val="00A82401"/>
    <w:rsid w:val="00A92D10"/>
    <w:rsid w:val="00AB1490"/>
    <w:rsid w:val="00AC7B5A"/>
    <w:rsid w:val="00AD146F"/>
    <w:rsid w:val="00AD5746"/>
    <w:rsid w:val="00AD6D84"/>
    <w:rsid w:val="00AE2BE2"/>
    <w:rsid w:val="00AF67F3"/>
    <w:rsid w:val="00AF7A59"/>
    <w:rsid w:val="00B10AB2"/>
    <w:rsid w:val="00B15171"/>
    <w:rsid w:val="00B27181"/>
    <w:rsid w:val="00B43C78"/>
    <w:rsid w:val="00B5209D"/>
    <w:rsid w:val="00B6128F"/>
    <w:rsid w:val="00B71A09"/>
    <w:rsid w:val="00C12709"/>
    <w:rsid w:val="00C20C60"/>
    <w:rsid w:val="00C24269"/>
    <w:rsid w:val="00C36071"/>
    <w:rsid w:val="00C77246"/>
    <w:rsid w:val="00C840E2"/>
    <w:rsid w:val="00C8688B"/>
    <w:rsid w:val="00C97334"/>
    <w:rsid w:val="00CA3F81"/>
    <w:rsid w:val="00CA74AF"/>
    <w:rsid w:val="00CC0F23"/>
    <w:rsid w:val="00D0452C"/>
    <w:rsid w:val="00D06A7A"/>
    <w:rsid w:val="00D102D4"/>
    <w:rsid w:val="00D42045"/>
    <w:rsid w:val="00D43531"/>
    <w:rsid w:val="00D43EBE"/>
    <w:rsid w:val="00D5316C"/>
    <w:rsid w:val="00D67226"/>
    <w:rsid w:val="00D679CB"/>
    <w:rsid w:val="00D72858"/>
    <w:rsid w:val="00D958D3"/>
    <w:rsid w:val="00DA4457"/>
    <w:rsid w:val="00DB2B52"/>
    <w:rsid w:val="00DB3F2D"/>
    <w:rsid w:val="00DE0169"/>
    <w:rsid w:val="00DE049C"/>
    <w:rsid w:val="00DE1120"/>
    <w:rsid w:val="00DE6585"/>
    <w:rsid w:val="00E11C65"/>
    <w:rsid w:val="00E12494"/>
    <w:rsid w:val="00E21ADD"/>
    <w:rsid w:val="00E41F58"/>
    <w:rsid w:val="00E53DB4"/>
    <w:rsid w:val="00E72398"/>
    <w:rsid w:val="00E7710A"/>
    <w:rsid w:val="00E962DF"/>
    <w:rsid w:val="00EA4752"/>
    <w:rsid w:val="00EB61F7"/>
    <w:rsid w:val="00EC11F6"/>
    <w:rsid w:val="00EC3051"/>
    <w:rsid w:val="00ED01F6"/>
    <w:rsid w:val="00EF46C8"/>
    <w:rsid w:val="00EF5E13"/>
    <w:rsid w:val="00EF7287"/>
    <w:rsid w:val="00F0121B"/>
    <w:rsid w:val="00F2265E"/>
    <w:rsid w:val="00F3026A"/>
    <w:rsid w:val="00F31B38"/>
    <w:rsid w:val="00F44A7E"/>
    <w:rsid w:val="00F46DA6"/>
    <w:rsid w:val="00F478A2"/>
    <w:rsid w:val="00F50CD4"/>
    <w:rsid w:val="00F67CEE"/>
    <w:rsid w:val="00F73946"/>
    <w:rsid w:val="00F840BD"/>
    <w:rsid w:val="00FE42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7EB7C8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="SimSun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1" w:unhideWhenUsed="0" w:qFormat="1"/>
    <w:lsdException w:name="heading 1" w:semiHidden="0" w:uiPriority="1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uiPriority w:val="1"/>
    <w:qFormat/>
    <w:rsid w:val="002322BA"/>
    <w:rPr>
      <w:rFonts w:ascii="Times New Roman" w:eastAsia="Times New Roman" w:hAnsi="Times New Roman" w:cs="Times New Roman"/>
      <w:lang w:val="en-GB" w:eastAsia="zh-CN"/>
    </w:rPr>
  </w:style>
  <w:style w:type="paragraph" w:styleId="1">
    <w:name w:val="heading 1"/>
    <w:basedOn w:val="a"/>
    <w:next w:val="a"/>
    <w:link w:val="10"/>
    <w:uiPriority w:val="1"/>
    <w:qFormat/>
    <w:rsid w:val="00B43C78"/>
    <w:pPr>
      <w:spacing w:before="66"/>
      <w:ind w:left="1248" w:hanging="294"/>
      <w:outlineLvl w:val="0"/>
    </w:pPr>
    <w:rPr>
      <w:b/>
      <w:bCs/>
      <w:sz w:val="20"/>
      <w:szCs w:val="20"/>
      <w:lang w:val="x-none"/>
    </w:rPr>
  </w:style>
  <w:style w:type="paragraph" w:styleId="2">
    <w:name w:val="heading 2"/>
    <w:basedOn w:val="a"/>
    <w:next w:val="a"/>
    <w:link w:val="20"/>
    <w:uiPriority w:val="9"/>
    <w:unhideWhenUsed/>
    <w:qFormat/>
    <w:rsid w:val="00651DD5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E6789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1"/>
    <w:rsid w:val="00B43C78"/>
    <w:rPr>
      <w:rFonts w:ascii="Times New Roman" w:eastAsia="Times New Roman" w:hAnsi="Times New Roman" w:cs="Times New Roman"/>
      <w:b/>
      <w:bCs/>
      <w:sz w:val="20"/>
      <w:szCs w:val="20"/>
      <w:lang w:val="x-none" w:eastAsia="zh-CN"/>
    </w:rPr>
  </w:style>
  <w:style w:type="paragraph" w:styleId="a3">
    <w:name w:val="Body Text"/>
    <w:basedOn w:val="a"/>
    <w:link w:val="a4"/>
    <w:uiPriority w:val="1"/>
    <w:qFormat/>
    <w:rsid w:val="00B43C78"/>
    <w:rPr>
      <w:sz w:val="20"/>
      <w:szCs w:val="20"/>
      <w:lang w:val="x-none"/>
    </w:rPr>
  </w:style>
  <w:style w:type="character" w:customStyle="1" w:styleId="a4">
    <w:name w:val="Основной текст Знак"/>
    <w:basedOn w:val="a0"/>
    <w:link w:val="a3"/>
    <w:uiPriority w:val="1"/>
    <w:rsid w:val="00B43C78"/>
    <w:rPr>
      <w:rFonts w:ascii="Times New Roman" w:eastAsia="Times New Roman" w:hAnsi="Times New Roman" w:cs="Times New Roman"/>
      <w:sz w:val="20"/>
      <w:szCs w:val="20"/>
      <w:lang w:val="x-none" w:eastAsia="zh-CN"/>
    </w:rPr>
  </w:style>
  <w:style w:type="paragraph" w:styleId="a5">
    <w:name w:val="Title"/>
    <w:basedOn w:val="a"/>
    <w:next w:val="a"/>
    <w:link w:val="a6"/>
    <w:uiPriority w:val="1"/>
    <w:qFormat/>
    <w:rsid w:val="00B43C78"/>
    <w:pPr>
      <w:spacing w:before="58"/>
      <w:ind w:left="866" w:right="881"/>
      <w:jc w:val="center"/>
    </w:pPr>
    <w:rPr>
      <w:sz w:val="28"/>
      <w:szCs w:val="28"/>
      <w:lang w:val="x-none"/>
    </w:rPr>
  </w:style>
  <w:style w:type="character" w:customStyle="1" w:styleId="a6">
    <w:name w:val="Название Знак"/>
    <w:basedOn w:val="a0"/>
    <w:link w:val="a5"/>
    <w:uiPriority w:val="1"/>
    <w:rsid w:val="00B43C78"/>
    <w:rPr>
      <w:rFonts w:ascii="Times New Roman" w:eastAsia="Times New Roman" w:hAnsi="Times New Roman" w:cs="Times New Roman"/>
      <w:sz w:val="28"/>
      <w:szCs w:val="28"/>
      <w:lang w:val="x-none" w:eastAsia="zh-CN"/>
    </w:rPr>
  </w:style>
  <w:style w:type="paragraph" w:styleId="a7">
    <w:name w:val="List Paragraph"/>
    <w:basedOn w:val="a"/>
    <w:uiPriority w:val="34"/>
    <w:qFormat/>
    <w:rsid w:val="00B43C78"/>
    <w:pPr>
      <w:ind w:left="1364" w:hanging="410"/>
      <w:jc w:val="both"/>
    </w:pPr>
  </w:style>
  <w:style w:type="paragraph" w:styleId="a8">
    <w:name w:val="header"/>
    <w:basedOn w:val="a"/>
    <w:link w:val="a9"/>
    <w:uiPriority w:val="99"/>
    <w:unhideWhenUsed/>
    <w:rsid w:val="00B43C78"/>
    <w:pPr>
      <w:tabs>
        <w:tab w:val="center" w:pos="4252"/>
        <w:tab w:val="right" w:pos="8504"/>
      </w:tabs>
    </w:pPr>
    <w:rPr>
      <w:sz w:val="20"/>
      <w:szCs w:val="20"/>
      <w:lang w:val="x-none"/>
    </w:rPr>
  </w:style>
  <w:style w:type="character" w:customStyle="1" w:styleId="a9">
    <w:name w:val="Верхний колонтитул Знак"/>
    <w:basedOn w:val="a0"/>
    <w:link w:val="a8"/>
    <w:uiPriority w:val="99"/>
    <w:rsid w:val="00B43C78"/>
    <w:rPr>
      <w:rFonts w:ascii="Times New Roman" w:eastAsia="Times New Roman" w:hAnsi="Times New Roman" w:cs="Times New Roman"/>
      <w:sz w:val="20"/>
      <w:szCs w:val="20"/>
      <w:lang w:val="x-none" w:eastAsia="zh-CN"/>
    </w:rPr>
  </w:style>
  <w:style w:type="paragraph" w:styleId="aa">
    <w:name w:val="caption"/>
    <w:basedOn w:val="a"/>
    <w:next w:val="a"/>
    <w:uiPriority w:val="35"/>
    <w:unhideWhenUsed/>
    <w:qFormat/>
    <w:rsid w:val="00B43C78"/>
    <w:pPr>
      <w:spacing w:after="200"/>
    </w:pPr>
    <w:rPr>
      <w:i/>
      <w:iCs/>
      <w:color w:val="44546A"/>
      <w:sz w:val="18"/>
      <w:szCs w:val="18"/>
    </w:rPr>
  </w:style>
  <w:style w:type="character" w:styleId="ab">
    <w:name w:val="Hyperlink"/>
    <w:uiPriority w:val="99"/>
    <w:unhideWhenUsed/>
    <w:rsid w:val="00B43C78"/>
    <w:rPr>
      <w:color w:val="0563C1"/>
      <w:u w:val="single"/>
    </w:rPr>
  </w:style>
  <w:style w:type="paragraph" w:styleId="ac">
    <w:name w:val="Normal (Web)"/>
    <w:basedOn w:val="a"/>
    <w:uiPriority w:val="99"/>
    <w:unhideWhenUsed/>
    <w:rsid w:val="00B43C78"/>
    <w:pPr>
      <w:spacing w:before="100" w:beforeAutospacing="1" w:after="100" w:afterAutospacing="1"/>
    </w:pPr>
    <w:rPr>
      <w:lang w:val="ru-RU" w:eastAsia="ru-RU"/>
    </w:rPr>
  </w:style>
  <w:style w:type="paragraph" w:customStyle="1" w:styleId="Abstract">
    <w:name w:val="Abstract"/>
    <w:rsid w:val="00B43C78"/>
    <w:pPr>
      <w:spacing w:after="454"/>
      <w:ind w:left="1418"/>
      <w:jc w:val="both"/>
    </w:pPr>
    <w:rPr>
      <w:rFonts w:ascii="Times" w:eastAsia="Times New Roman" w:hAnsi="Times" w:cs="Times New Roman"/>
      <w:color w:val="000000"/>
      <w:sz w:val="20"/>
      <w:szCs w:val="20"/>
      <w:lang w:val="en-GB"/>
    </w:rPr>
  </w:style>
  <w:style w:type="table" w:customStyle="1" w:styleId="41">
    <w:name w:val="Таблица простая 41"/>
    <w:basedOn w:val="a1"/>
    <w:next w:val="42"/>
    <w:uiPriority w:val="44"/>
    <w:rsid w:val="00B43C78"/>
    <w:rPr>
      <w:rFonts w:ascii="Times New Roman" w:eastAsia="Times New Roman" w:hAnsi="Times New Roman" w:cs="Times New Roman"/>
      <w:sz w:val="20"/>
      <w:szCs w:val="20"/>
      <w:lang w:val="en-US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</w:style>
  <w:style w:type="paragraph" w:customStyle="1" w:styleId="Heading">
    <w:name w:val="Heading"/>
    <w:basedOn w:val="a"/>
    <w:next w:val="a"/>
    <w:rsid w:val="00B43C78"/>
    <w:pPr>
      <w:keepNext/>
      <w:spacing w:before="240" w:after="120" w:line="360" w:lineRule="auto"/>
      <w:jc w:val="center"/>
      <w:outlineLvl w:val="0"/>
    </w:pPr>
    <w:rPr>
      <w:rFonts w:eastAsia="SimSun"/>
      <w:caps/>
      <w:sz w:val="28"/>
      <w:szCs w:val="20"/>
      <w:lang w:val="ru-RU" w:eastAsia="en-US"/>
    </w:rPr>
  </w:style>
  <w:style w:type="table" w:customStyle="1" w:styleId="42">
    <w:name w:val="Таблица простая 42"/>
    <w:basedOn w:val="a1"/>
    <w:uiPriority w:val="44"/>
    <w:rsid w:val="00B43C78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customStyle="1" w:styleId="Default">
    <w:name w:val="Default"/>
    <w:rsid w:val="00695AC9"/>
    <w:pPr>
      <w:pBdr>
        <w:top w:val="nil"/>
        <w:left w:val="nil"/>
        <w:bottom w:val="nil"/>
        <w:right w:val="nil"/>
        <w:between w:val="nil"/>
        <w:bar w:val="nil"/>
      </w:pBdr>
      <w:spacing w:before="160"/>
    </w:pPr>
    <w:rPr>
      <w:rFonts w:ascii="Helvetica Neue" w:eastAsia="Arial Unicode MS" w:hAnsi="Helvetica Neue" w:cs="Arial Unicode MS"/>
      <w:color w:val="000000"/>
      <w:bdr w:val="nil"/>
      <w:lang w:val="de-DE" w:eastAsia="ru-RU"/>
      <w14:textOutline w14:w="0" w14:cap="flat" w14:cmpd="sng" w14:algn="ctr">
        <w14:noFill/>
        <w14:prstDash w14:val="solid"/>
        <w14:bevel/>
      </w14:textOutline>
    </w:rPr>
  </w:style>
  <w:style w:type="character" w:customStyle="1" w:styleId="20">
    <w:name w:val="Заголовок 2 Знак"/>
    <w:basedOn w:val="a0"/>
    <w:link w:val="2"/>
    <w:uiPriority w:val="9"/>
    <w:rsid w:val="00651DD5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n-GB" w:eastAsia="zh-CN"/>
    </w:rPr>
  </w:style>
  <w:style w:type="table" w:styleId="ad">
    <w:name w:val="Table Grid"/>
    <w:basedOn w:val="a1"/>
    <w:uiPriority w:val="39"/>
    <w:rsid w:val="00161C7B"/>
    <w:rPr>
      <w:kern w:val="2"/>
      <w14:ligatures w14:val="standardContextual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1">
    <w:name w:val="Неразрешенное упоминание1"/>
    <w:basedOn w:val="a0"/>
    <w:uiPriority w:val="99"/>
    <w:semiHidden/>
    <w:unhideWhenUsed/>
    <w:rsid w:val="002322BA"/>
    <w:rPr>
      <w:color w:val="605E5C"/>
      <w:shd w:val="clear" w:color="auto" w:fill="E1DFDD"/>
    </w:rPr>
  </w:style>
  <w:style w:type="character" w:styleId="ae">
    <w:name w:val="Placeholder Text"/>
    <w:basedOn w:val="a0"/>
    <w:uiPriority w:val="99"/>
    <w:semiHidden/>
    <w:rsid w:val="0091474C"/>
    <w:rPr>
      <w:color w:val="808080"/>
    </w:rPr>
  </w:style>
  <w:style w:type="character" w:customStyle="1" w:styleId="30">
    <w:name w:val="Заголовок 3 Знак"/>
    <w:basedOn w:val="a0"/>
    <w:link w:val="3"/>
    <w:uiPriority w:val="9"/>
    <w:semiHidden/>
    <w:rsid w:val="007E6789"/>
    <w:rPr>
      <w:rFonts w:asciiTheme="majorHAnsi" w:eastAsiaTheme="majorEastAsia" w:hAnsiTheme="majorHAnsi" w:cstheme="majorBidi"/>
      <w:color w:val="1F3763" w:themeColor="accent1" w:themeShade="7F"/>
      <w:lang w:val="en-GB" w:eastAsia="zh-CN"/>
    </w:rPr>
  </w:style>
  <w:style w:type="table" w:customStyle="1" w:styleId="12">
    <w:name w:val="Сетка таблицы1"/>
    <w:basedOn w:val="a1"/>
    <w:next w:val="ad"/>
    <w:uiPriority w:val="39"/>
    <w:rsid w:val="00D0452C"/>
    <w:rPr>
      <w:rFonts w:eastAsiaTheme="minorHAnsi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f">
    <w:name w:val="Balloon Text"/>
    <w:basedOn w:val="a"/>
    <w:link w:val="af0"/>
    <w:uiPriority w:val="99"/>
    <w:semiHidden/>
    <w:unhideWhenUsed/>
    <w:rsid w:val="004D2288"/>
    <w:rPr>
      <w:rFonts w:ascii="Tahoma" w:hAnsi="Tahoma" w:cs="Tahoma"/>
      <w:sz w:val="16"/>
      <w:szCs w:val="16"/>
    </w:rPr>
  </w:style>
  <w:style w:type="character" w:customStyle="1" w:styleId="af0">
    <w:name w:val="Текст выноски Знак"/>
    <w:basedOn w:val="a0"/>
    <w:link w:val="af"/>
    <w:uiPriority w:val="99"/>
    <w:semiHidden/>
    <w:rsid w:val="004D2288"/>
    <w:rPr>
      <w:rFonts w:ascii="Tahoma" w:eastAsia="Times New Roman" w:hAnsi="Tahoma" w:cs="Tahoma"/>
      <w:sz w:val="16"/>
      <w:szCs w:val="16"/>
      <w:lang w:val="en-GB" w:eastAsia="zh-CN"/>
    </w:rPr>
  </w:style>
  <w:style w:type="character" w:styleId="af1">
    <w:name w:val="annotation reference"/>
    <w:basedOn w:val="a0"/>
    <w:uiPriority w:val="99"/>
    <w:semiHidden/>
    <w:unhideWhenUsed/>
    <w:rsid w:val="004D2288"/>
    <w:rPr>
      <w:sz w:val="16"/>
      <w:szCs w:val="16"/>
    </w:rPr>
  </w:style>
  <w:style w:type="paragraph" w:styleId="af2">
    <w:name w:val="annotation text"/>
    <w:basedOn w:val="a"/>
    <w:link w:val="af3"/>
    <w:uiPriority w:val="99"/>
    <w:semiHidden/>
    <w:unhideWhenUsed/>
    <w:rsid w:val="004D2288"/>
    <w:rPr>
      <w:sz w:val="20"/>
      <w:szCs w:val="20"/>
    </w:rPr>
  </w:style>
  <w:style w:type="character" w:customStyle="1" w:styleId="af3">
    <w:name w:val="Текст примечания Знак"/>
    <w:basedOn w:val="a0"/>
    <w:link w:val="af2"/>
    <w:uiPriority w:val="99"/>
    <w:semiHidden/>
    <w:rsid w:val="004D2288"/>
    <w:rPr>
      <w:rFonts w:ascii="Times New Roman" w:eastAsia="Times New Roman" w:hAnsi="Times New Roman" w:cs="Times New Roman"/>
      <w:sz w:val="20"/>
      <w:szCs w:val="20"/>
      <w:lang w:val="en-GB" w:eastAsia="zh-CN"/>
    </w:rPr>
  </w:style>
  <w:style w:type="paragraph" w:styleId="af4">
    <w:name w:val="annotation subject"/>
    <w:basedOn w:val="af2"/>
    <w:next w:val="af2"/>
    <w:link w:val="af5"/>
    <w:uiPriority w:val="99"/>
    <w:semiHidden/>
    <w:unhideWhenUsed/>
    <w:rsid w:val="004D2288"/>
    <w:rPr>
      <w:b/>
      <w:bCs/>
    </w:rPr>
  </w:style>
  <w:style w:type="character" w:customStyle="1" w:styleId="af5">
    <w:name w:val="Тема примечания Знак"/>
    <w:basedOn w:val="af3"/>
    <w:link w:val="af4"/>
    <w:uiPriority w:val="99"/>
    <w:semiHidden/>
    <w:rsid w:val="004D2288"/>
    <w:rPr>
      <w:rFonts w:ascii="Times New Roman" w:eastAsia="Times New Roman" w:hAnsi="Times New Roman" w:cs="Times New Roman"/>
      <w:b/>
      <w:bCs/>
      <w:sz w:val="20"/>
      <w:szCs w:val="20"/>
      <w:lang w:val="en-GB" w:eastAsia="zh-CN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="SimSun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1" w:unhideWhenUsed="0" w:qFormat="1"/>
    <w:lsdException w:name="heading 1" w:semiHidden="0" w:uiPriority="1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uiPriority w:val="1"/>
    <w:qFormat/>
    <w:rsid w:val="002322BA"/>
    <w:rPr>
      <w:rFonts w:ascii="Times New Roman" w:eastAsia="Times New Roman" w:hAnsi="Times New Roman" w:cs="Times New Roman"/>
      <w:lang w:val="en-GB" w:eastAsia="zh-CN"/>
    </w:rPr>
  </w:style>
  <w:style w:type="paragraph" w:styleId="1">
    <w:name w:val="heading 1"/>
    <w:basedOn w:val="a"/>
    <w:next w:val="a"/>
    <w:link w:val="10"/>
    <w:uiPriority w:val="1"/>
    <w:qFormat/>
    <w:rsid w:val="00B43C78"/>
    <w:pPr>
      <w:spacing w:before="66"/>
      <w:ind w:left="1248" w:hanging="294"/>
      <w:outlineLvl w:val="0"/>
    </w:pPr>
    <w:rPr>
      <w:b/>
      <w:bCs/>
      <w:sz w:val="20"/>
      <w:szCs w:val="20"/>
      <w:lang w:val="x-none"/>
    </w:rPr>
  </w:style>
  <w:style w:type="paragraph" w:styleId="2">
    <w:name w:val="heading 2"/>
    <w:basedOn w:val="a"/>
    <w:next w:val="a"/>
    <w:link w:val="20"/>
    <w:uiPriority w:val="9"/>
    <w:unhideWhenUsed/>
    <w:qFormat/>
    <w:rsid w:val="00651DD5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E6789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1"/>
    <w:rsid w:val="00B43C78"/>
    <w:rPr>
      <w:rFonts w:ascii="Times New Roman" w:eastAsia="Times New Roman" w:hAnsi="Times New Roman" w:cs="Times New Roman"/>
      <w:b/>
      <w:bCs/>
      <w:sz w:val="20"/>
      <w:szCs w:val="20"/>
      <w:lang w:val="x-none" w:eastAsia="zh-CN"/>
    </w:rPr>
  </w:style>
  <w:style w:type="paragraph" w:styleId="a3">
    <w:name w:val="Body Text"/>
    <w:basedOn w:val="a"/>
    <w:link w:val="a4"/>
    <w:uiPriority w:val="1"/>
    <w:qFormat/>
    <w:rsid w:val="00B43C78"/>
    <w:rPr>
      <w:sz w:val="20"/>
      <w:szCs w:val="20"/>
      <w:lang w:val="x-none"/>
    </w:rPr>
  </w:style>
  <w:style w:type="character" w:customStyle="1" w:styleId="a4">
    <w:name w:val="Основной текст Знак"/>
    <w:basedOn w:val="a0"/>
    <w:link w:val="a3"/>
    <w:uiPriority w:val="1"/>
    <w:rsid w:val="00B43C78"/>
    <w:rPr>
      <w:rFonts w:ascii="Times New Roman" w:eastAsia="Times New Roman" w:hAnsi="Times New Roman" w:cs="Times New Roman"/>
      <w:sz w:val="20"/>
      <w:szCs w:val="20"/>
      <w:lang w:val="x-none" w:eastAsia="zh-CN"/>
    </w:rPr>
  </w:style>
  <w:style w:type="paragraph" w:styleId="a5">
    <w:name w:val="Title"/>
    <w:basedOn w:val="a"/>
    <w:next w:val="a"/>
    <w:link w:val="a6"/>
    <w:uiPriority w:val="1"/>
    <w:qFormat/>
    <w:rsid w:val="00B43C78"/>
    <w:pPr>
      <w:spacing w:before="58"/>
      <w:ind w:left="866" w:right="881"/>
      <w:jc w:val="center"/>
    </w:pPr>
    <w:rPr>
      <w:sz w:val="28"/>
      <w:szCs w:val="28"/>
      <w:lang w:val="x-none"/>
    </w:rPr>
  </w:style>
  <w:style w:type="character" w:customStyle="1" w:styleId="a6">
    <w:name w:val="Название Знак"/>
    <w:basedOn w:val="a0"/>
    <w:link w:val="a5"/>
    <w:uiPriority w:val="1"/>
    <w:rsid w:val="00B43C78"/>
    <w:rPr>
      <w:rFonts w:ascii="Times New Roman" w:eastAsia="Times New Roman" w:hAnsi="Times New Roman" w:cs="Times New Roman"/>
      <w:sz w:val="28"/>
      <w:szCs w:val="28"/>
      <w:lang w:val="x-none" w:eastAsia="zh-CN"/>
    </w:rPr>
  </w:style>
  <w:style w:type="paragraph" w:styleId="a7">
    <w:name w:val="List Paragraph"/>
    <w:basedOn w:val="a"/>
    <w:uiPriority w:val="34"/>
    <w:qFormat/>
    <w:rsid w:val="00B43C78"/>
    <w:pPr>
      <w:ind w:left="1364" w:hanging="410"/>
      <w:jc w:val="both"/>
    </w:pPr>
  </w:style>
  <w:style w:type="paragraph" w:styleId="a8">
    <w:name w:val="header"/>
    <w:basedOn w:val="a"/>
    <w:link w:val="a9"/>
    <w:uiPriority w:val="99"/>
    <w:unhideWhenUsed/>
    <w:rsid w:val="00B43C78"/>
    <w:pPr>
      <w:tabs>
        <w:tab w:val="center" w:pos="4252"/>
        <w:tab w:val="right" w:pos="8504"/>
      </w:tabs>
    </w:pPr>
    <w:rPr>
      <w:sz w:val="20"/>
      <w:szCs w:val="20"/>
      <w:lang w:val="x-none"/>
    </w:rPr>
  </w:style>
  <w:style w:type="character" w:customStyle="1" w:styleId="a9">
    <w:name w:val="Верхний колонтитул Знак"/>
    <w:basedOn w:val="a0"/>
    <w:link w:val="a8"/>
    <w:uiPriority w:val="99"/>
    <w:rsid w:val="00B43C78"/>
    <w:rPr>
      <w:rFonts w:ascii="Times New Roman" w:eastAsia="Times New Roman" w:hAnsi="Times New Roman" w:cs="Times New Roman"/>
      <w:sz w:val="20"/>
      <w:szCs w:val="20"/>
      <w:lang w:val="x-none" w:eastAsia="zh-CN"/>
    </w:rPr>
  </w:style>
  <w:style w:type="paragraph" w:styleId="aa">
    <w:name w:val="caption"/>
    <w:basedOn w:val="a"/>
    <w:next w:val="a"/>
    <w:uiPriority w:val="35"/>
    <w:unhideWhenUsed/>
    <w:qFormat/>
    <w:rsid w:val="00B43C78"/>
    <w:pPr>
      <w:spacing w:after="200"/>
    </w:pPr>
    <w:rPr>
      <w:i/>
      <w:iCs/>
      <w:color w:val="44546A"/>
      <w:sz w:val="18"/>
      <w:szCs w:val="18"/>
    </w:rPr>
  </w:style>
  <w:style w:type="character" w:styleId="ab">
    <w:name w:val="Hyperlink"/>
    <w:uiPriority w:val="99"/>
    <w:unhideWhenUsed/>
    <w:rsid w:val="00B43C78"/>
    <w:rPr>
      <w:color w:val="0563C1"/>
      <w:u w:val="single"/>
    </w:rPr>
  </w:style>
  <w:style w:type="paragraph" w:styleId="ac">
    <w:name w:val="Normal (Web)"/>
    <w:basedOn w:val="a"/>
    <w:uiPriority w:val="99"/>
    <w:unhideWhenUsed/>
    <w:rsid w:val="00B43C78"/>
    <w:pPr>
      <w:spacing w:before="100" w:beforeAutospacing="1" w:after="100" w:afterAutospacing="1"/>
    </w:pPr>
    <w:rPr>
      <w:lang w:val="ru-RU" w:eastAsia="ru-RU"/>
    </w:rPr>
  </w:style>
  <w:style w:type="paragraph" w:customStyle="1" w:styleId="Abstract">
    <w:name w:val="Abstract"/>
    <w:rsid w:val="00B43C78"/>
    <w:pPr>
      <w:spacing w:after="454"/>
      <w:ind w:left="1418"/>
      <w:jc w:val="both"/>
    </w:pPr>
    <w:rPr>
      <w:rFonts w:ascii="Times" w:eastAsia="Times New Roman" w:hAnsi="Times" w:cs="Times New Roman"/>
      <w:color w:val="000000"/>
      <w:sz w:val="20"/>
      <w:szCs w:val="20"/>
      <w:lang w:val="en-GB"/>
    </w:rPr>
  </w:style>
  <w:style w:type="table" w:customStyle="1" w:styleId="41">
    <w:name w:val="Таблица простая 41"/>
    <w:basedOn w:val="a1"/>
    <w:next w:val="42"/>
    <w:uiPriority w:val="44"/>
    <w:rsid w:val="00B43C78"/>
    <w:rPr>
      <w:rFonts w:ascii="Times New Roman" w:eastAsia="Times New Roman" w:hAnsi="Times New Roman" w:cs="Times New Roman"/>
      <w:sz w:val="20"/>
      <w:szCs w:val="20"/>
      <w:lang w:val="en-US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</w:style>
  <w:style w:type="paragraph" w:customStyle="1" w:styleId="Heading">
    <w:name w:val="Heading"/>
    <w:basedOn w:val="a"/>
    <w:next w:val="a"/>
    <w:rsid w:val="00B43C78"/>
    <w:pPr>
      <w:keepNext/>
      <w:spacing w:before="240" w:after="120" w:line="360" w:lineRule="auto"/>
      <w:jc w:val="center"/>
      <w:outlineLvl w:val="0"/>
    </w:pPr>
    <w:rPr>
      <w:rFonts w:eastAsia="SimSun"/>
      <w:caps/>
      <w:sz w:val="28"/>
      <w:szCs w:val="20"/>
      <w:lang w:val="ru-RU" w:eastAsia="en-US"/>
    </w:rPr>
  </w:style>
  <w:style w:type="table" w:customStyle="1" w:styleId="42">
    <w:name w:val="Таблица простая 42"/>
    <w:basedOn w:val="a1"/>
    <w:uiPriority w:val="44"/>
    <w:rsid w:val="00B43C78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customStyle="1" w:styleId="Default">
    <w:name w:val="Default"/>
    <w:rsid w:val="00695AC9"/>
    <w:pPr>
      <w:pBdr>
        <w:top w:val="nil"/>
        <w:left w:val="nil"/>
        <w:bottom w:val="nil"/>
        <w:right w:val="nil"/>
        <w:between w:val="nil"/>
        <w:bar w:val="nil"/>
      </w:pBdr>
      <w:spacing w:before="160"/>
    </w:pPr>
    <w:rPr>
      <w:rFonts w:ascii="Helvetica Neue" w:eastAsia="Arial Unicode MS" w:hAnsi="Helvetica Neue" w:cs="Arial Unicode MS"/>
      <w:color w:val="000000"/>
      <w:bdr w:val="nil"/>
      <w:lang w:val="de-DE" w:eastAsia="ru-RU"/>
      <w14:textOutline w14:w="0" w14:cap="flat" w14:cmpd="sng" w14:algn="ctr">
        <w14:noFill/>
        <w14:prstDash w14:val="solid"/>
        <w14:bevel/>
      </w14:textOutline>
    </w:rPr>
  </w:style>
  <w:style w:type="character" w:customStyle="1" w:styleId="20">
    <w:name w:val="Заголовок 2 Знак"/>
    <w:basedOn w:val="a0"/>
    <w:link w:val="2"/>
    <w:uiPriority w:val="9"/>
    <w:rsid w:val="00651DD5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n-GB" w:eastAsia="zh-CN"/>
    </w:rPr>
  </w:style>
  <w:style w:type="table" w:styleId="ad">
    <w:name w:val="Table Grid"/>
    <w:basedOn w:val="a1"/>
    <w:uiPriority w:val="39"/>
    <w:rsid w:val="00161C7B"/>
    <w:rPr>
      <w:kern w:val="2"/>
      <w14:ligatures w14:val="standardContextual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1">
    <w:name w:val="Неразрешенное упоминание1"/>
    <w:basedOn w:val="a0"/>
    <w:uiPriority w:val="99"/>
    <w:semiHidden/>
    <w:unhideWhenUsed/>
    <w:rsid w:val="002322BA"/>
    <w:rPr>
      <w:color w:val="605E5C"/>
      <w:shd w:val="clear" w:color="auto" w:fill="E1DFDD"/>
    </w:rPr>
  </w:style>
  <w:style w:type="character" w:styleId="ae">
    <w:name w:val="Placeholder Text"/>
    <w:basedOn w:val="a0"/>
    <w:uiPriority w:val="99"/>
    <w:semiHidden/>
    <w:rsid w:val="0091474C"/>
    <w:rPr>
      <w:color w:val="808080"/>
    </w:rPr>
  </w:style>
  <w:style w:type="character" w:customStyle="1" w:styleId="30">
    <w:name w:val="Заголовок 3 Знак"/>
    <w:basedOn w:val="a0"/>
    <w:link w:val="3"/>
    <w:uiPriority w:val="9"/>
    <w:semiHidden/>
    <w:rsid w:val="007E6789"/>
    <w:rPr>
      <w:rFonts w:asciiTheme="majorHAnsi" w:eastAsiaTheme="majorEastAsia" w:hAnsiTheme="majorHAnsi" w:cstheme="majorBidi"/>
      <w:color w:val="1F3763" w:themeColor="accent1" w:themeShade="7F"/>
      <w:lang w:val="en-GB" w:eastAsia="zh-CN"/>
    </w:rPr>
  </w:style>
  <w:style w:type="table" w:customStyle="1" w:styleId="12">
    <w:name w:val="Сетка таблицы1"/>
    <w:basedOn w:val="a1"/>
    <w:next w:val="ad"/>
    <w:uiPriority w:val="39"/>
    <w:rsid w:val="00D0452C"/>
    <w:rPr>
      <w:rFonts w:eastAsiaTheme="minorHAnsi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f">
    <w:name w:val="Balloon Text"/>
    <w:basedOn w:val="a"/>
    <w:link w:val="af0"/>
    <w:uiPriority w:val="99"/>
    <w:semiHidden/>
    <w:unhideWhenUsed/>
    <w:rsid w:val="004D2288"/>
    <w:rPr>
      <w:rFonts w:ascii="Tahoma" w:hAnsi="Tahoma" w:cs="Tahoma"/>
      <w:sz w:val="16"/>
      <w:szCs w:val="16"/>
    </w:rPr>
  </w:style>
  <w:style w:type="character" w:customStyle="1" w:styleId="af0">
    <w:name w:val="Текст выноски Знак"/>
    <w:basedOn w:val="a0"/>
    <w:link w:val="af"/>
    <w:uiPriority w:val="99"/>
    <w:semiHidden/>
    <w:rsid w:val="004D2288"/>
    <w:rPr>
      <w:rFonts w:ascii="Tahoma" w:eastAsia="Times New Roman" w:hAnsi="Tahoma" w:cs="Tahoma"/>
      <w:sz w:val="16"/>
      <w:szCs w:val="16"/>
      <w:lang w:val="en-GB" w:eastAsia="zh-CN"/>
    </w:rPr>
  </w:style>
  <w:style w:type="character" w:styleId="af1">
    <w:name w:val="annotation reference"/>
    <w:basedOn w:val="a0"/>
    <w:uiPriority w:val="99"/>
    <w:semiHidden/>
    <w:unhideWhenUsed/>
    <w:rsid w:val="004D2288"/>
    <w:rPr>
      <w:sz w:val="16"/>
      <w:szCs w:val="16"/>
    </w:rPr>
  </w:style>
  <w:style w:type="paragraph" w:styleId="af2">
    <w:name w:val="annotation text"/>
    <w:basedOn w:val="a"/>
    <w:link w:val="af3"/>
    <w:uiPriority w:val="99"/>
    <w:semiHidden/>
    <w:unhideWhenUsed/>
    <w:rsid w:val="004D2288"/>
    <w:rPr>
      <w:sz w:val="20"/>
      <w:szCs w:val="20"/>
    </w:rPr>
  </w:style>
  <w:style w:type="character" w:customStyle="1" w:styleId="af3">
    <w:name w:val="Текст примечания Знак"/>
    <w:basedOn w:val="a0"/>
    <w:link w:val="af2"/>
    <w:uiPriority w:val="99"/>
    <w:semiHidden/>
    <w:rsid w:val="004D2288"/>
    <w:rPr>
      <w:rFonts w:ascii="Times New Roman" w:eastAsia="Times New Roman" w:hAnsi="Times New Roman" w:cs="Times New Roman"/>
      <w:sz w:val="20"/>
      <w:szCs w:val="20"/>
      <w:lang w:val="en-GB" w:eastAsia="zh-CN"/>
    </w:rPr>
  </w:style>
  <w:style w:type="paragraph" w:styleId="af4">
    <w:name w:val="annotation subject"/>
    <w:basedOn w:val="af2"/>
    <w:next w:val="af2"/>
    <w:link w:val="af5"/>
    <w:uiPriority w:val="99"/>
    <w:semiHidden/>
    <w:unhideWhenUsed/>
    <w:rsid w:val="004D2288"/>
    <w:rPr>
      <w:b/>
      <w:bCs/>
    </w:rPr>
  </w:style>
  <w:style w:type="character" w:customStyle="1" w:styleId="af5">
    <w:name w:val="Тема примечания Знак"/>
    <w:basedOn w:val="af3"/>
    <w:link w:val="af4"/>
    <w:uiPriority w:val="99"/>
    <w:semiHidden/>
    <w:rsid w:val="004D2288"/>
    <w:rPr>
      <w:rFonts w:ascii="Times New Roman" w:eastAsia="Times New Roman" w:hAnsi="Times New Roman" w:cs="Times New Roman"/>
      <w:b/>
      <w:bCs/>
      <w:sz w:val="20"/>
      <w:szCs w:val="20"/>
      <w:lang w:val="en-GB"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918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491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36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5647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06838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181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02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134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omments" Target="comment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microsoft.com/office/2007/relationships/stylesWithEffects" Target="stylesWithEffects.xml"/><Relationship Id="rId21" Type="http://schemas.openxmlformats.org/officeDocument/2006/relationships/image" Target="media/image10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hyperlink" Target="url:www-bdnew.fnal.gov/pbar/organizationalchart/lebedev/OptiM/optim.htm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10" Type="http://schemas.openxmlformats.org/officeDocument/2006/relationships/hyperlink" Target="https://blond.web.cern.ch/" TargetMode="Externa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openxmlformats.org/officeDocument/2006/relationships/hyperlink" Target="https://mad.web.cern.ch/mad/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3042</TotalTime>
  <Pages>10</Pages>
  <Words>2255</Words>
  <Characters>12860</Characters>
  <Application>Microsoft Office Word</Application>
  <DocSecurity>0</DocSecurity>
  <Lines>107</Lines>
  <Paragraphs>30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15085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Windows User</cp:lastModifiedBy>
  <cp:revision>125</cp:revision>
  <dcterms:created xsi:type="dcterms:W3CDTF">2023-06-02T11:01:00Z</dcterms:created>
  <dcterms:modified xsi:type="dcterms:W3CDTF">2024-04-29T20:07:00Z</dcterms:modified>
</cp:coreProperties>
</file>